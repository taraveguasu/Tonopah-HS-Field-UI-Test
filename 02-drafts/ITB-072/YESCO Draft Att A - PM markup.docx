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5622C54F"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YESCO</w:t>
      </w:r>
      <w:ins w:id="0" w:author="Jon Cox" w:date="2026-08-11T14:52:00Z" w16du:dateUtc="2026-08-11T21:52:00Z">
        <w:r w:rsidR="00474EB8">
          <w:rPr>
            <w:rFonts w:ascii="Segoe UI" w:hAnsi="Segoe UI" w:cs="Segoe UI"/>
            <w:iCs/>
            <w:sz w:val="20"/>
            <w:szCs w:val="20"/>
            <w:highlight w:val="yellow"/>
          </w:rPr>
          <w:t xml:space="preserve"> - Reno</w:t>
        </w:r>
      </w:ins>
    </w:p>
    <w:p w14:paraId="43C93C07" w14:textId="7DE1AFF3" w:rsidR="00230CA0" w:rsidRDefault="00230CA0">
      <w:pPr>
        <w:rPr>
          <w:rFonts w:ascii="Segoe UI" w:hAnsi="Segoe UI" w:cs="Segoe UI"/>
          <w:sz w:val="20"/>
          <w:szCs w:val="20"/>
          <w:highlight w:val="yellow"/>
        </w:rPr>
        <w:pPrChange w:id="1" w:author="Jon Cox" w:date="2026-08-11T14:06:00Z" w16du:dateUtc="2026-08-11T21:06:00Z">
          <w:pPr>
            <w:jc w:val="both"/>
          </w:pPr>
        </w:pPrChange>
      </w:pPr>
      <w:commentRangeStart w:id="2"/>
      <w:r>
        <w:rPr>
          <w:rFonts w:ascii="Segoe UI" w:hAnsi="Segoe UI" w:cs="Segoe UI"/>
          <w:iCs/>
          <w:sz w:val="20"/>
          <w:szCs w:val="20"/>
          <w:highlight w:val="yellow"/>
        </w:rPr>
        <w:t>80</w:t>
      </w:r>
      <w:r w:rsidR="009D0FB9">
        <w:rPr>
          <w:rFonts w:ascii="Segoe UI" w:hAnsi="Segoe UI" w:cs="Segoe UI"/>
          <w:iCs/>
          <w:sz w:val="20"/>
          <w:szCs w:val="20"/>
          <w:highlight w:val="yellow"/>
        </w:rPr>
        <w:t xml:space="preserve">0 </w:t>
      </w:r>
      <w:r>
        <w:rPr>
          <w:rFonts w:ascii="Segoe UI" w:hAnsi="Segoe UI" w:cs="Segoe UI"/>
          <w:iCs/>
          <w:sz w:val="20"/>
          <w:szCs w:val="20"/>
          <w:highlight w:val="yellow"/>
        </w:rPr>
        <w:t>B Bennie Lane</w:t>
      </w:r>
      <w:r>
        <w:rPr>
          <w:rFonts w:ascii="Segoe UI" w:hAnsi="Segoe UI" w:cs="Segoe UI"/>
          <w:iCs/>
          <w:sz w:val="20"/>
          <w:szCs w:val="20"/>
          <w:highlight w:val="yellow"/>
        </w:rPr>
        <w:br/>
      </w:r>
      <w:commentRangeEnd w:id="2"/>
      <w:r w:rsidR="000B1210">
        <w:rPr>
          <w:rStyle w:val="CommentReference"/>
          <w:rFonts w:ascii="Segoe UI" w:hAnsi="Segoe UI" w:cs="Segoe UI"/>
          <w:sz w:val="20"/>
          <w:szCs w:val="20"/>
          <w:highlight w:val="yellow"/>
        </w:rPr>
        <w:commentReference w:id="2"/>
      </w:r>
      <w:r>
        <w:rPr>
          <w:rFonts w:ascii="Segoe UI" w:hAnsi="Segoe UI" w:cs="Segoe UI"/>
          <w:sz w:val="20"/>
          <w:szCs w:val="20"/>
          <w:highlight w:val="yellow"/>
        </w:rPr>
        <w:t>Reno, NV 89512</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775-284-8127</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Karen Munson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kmunson@yesco.com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22,450.00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ubcontract, any and all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Building Signage</w:t>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0557EF" w:rsidRDefault="00230CA0" w:rsidP="00230CA0">
      <w:pPr>
        <w:pStyle w:val="ListParagraph"/>
        <w:numPr>
          <w:ilvl w:val="1"/>
          <w:numId w:val="25"/>
        </w:numPr>
        <w:jc w:val="both"/>
        <w:rPr>
          <w:ins w:id="3" w:author="Jon Cox" w:date="2026-08-11T14:08:00Z" w16du:dateUtc="2026-08-11T21:08:00Z"/>
          <w:rFonts w:ascii="Segoe UI" w:hAnsi="Segoe UI" w:cs="Segoe UI"/>
          <w:spacing w:val="-3"/>
          <w:sz w:val="20"/>
          <w:szCs w:val="20"/>
          <w:highlight w:val="yellow"/>
          <w:rPrChange w:id="4" w:author="Jon Cox" w:date="2026-08-11T14:08:00Z" w16du:dateUtc="2026-08-11T21:08:00Z">
            <w:rPr>
              <w:ins w:id="5" w:author="Jon Cox" w:date="2026-08-11T14:08:00Z" w16du:dateUtc="2026-08-11T21:08:00Z"/>
              <w:rFonts w:ascii="Segoe UI" w:hAnsi="Segoe UI" w:cs="Segoe UI"/>
              <w:sz w:val="20"/>
              <w:szCs w:val="20"/>
            </w:rPr>
          </w:rPrChange>
        </w:rPr>
      </w:pPr>
      <w:bookmarkStart w:id="6" w:name="_Hlk154643317"/>
      <w:commentRangeStart w:id="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47D1058E" w14:textId="4644C372" w:rsidR="000557EF" w:rsidRPr="000557EF" w:rsidRDefault="000557EF" w:rsidP="000557EF">
      <w:pPr>
        <w:pStyle w:val="ListParagraph"/>
        <w:numPr>
          <w:ilvl w:val="1"/>
          <w:numId w:val="25"/>
        </w:numPr>
        <w:jc w:val="both"/>
        <w:rPr>
          <w:rFonts w:ascii="Segoe UI" w:hAnsi="Segoe UI" w:cs="Segoe UI"/>
          <w:spacing w:val="-3"/>
          <w:sz w:val="20"/>
          <w:szCs w:val="20"/>
          <w:highlight w:val="yellow"/>
          <w:rPrChange w:id="8" w:author="Jon Cox" w:date="2026-08-11T14:08:00Z" w16du:dateUtc="2026-08-11T21:08:00Z">
            <w:rPr>
              <w:highlight w:val="yellow"/>
            </w:rPr>
          </w:rPrChange>
        </w:rPr>
      </w:pPr>
      <w:commentRangeStart w:id="9"/>
      <w:ins w:id="10" w:author="Jon Cox" w:date="2026-08-11T14:08:00Z" w16du:dateUtc="2026-08-11T21:08:00Z">
        <w:r w:rsidRPr="00494A53">
          <w:rPr>
            <w:rFonts w:ascii="Segoe UI" w:hAnsi="Segoe UI" w:cs="Segoe UI"/>
            <w:spacing w:val="-3"/>
            <w:sz w:val="20"/>
            <w:szCs w:val="20"/>
            <w:highlight w:val="yellow"/>
          </w:rPr>
          <w:t xml:space="preserve">Subcontractor shall provide to Contractor cost flow projections monthly including computations and projections related to this Scope of Work. Projections shall include costs from and related to, manpower, coordination, supervision, equipment, and material for completing this Scope of Work. </w:t>
        </w:r>
      </w:ins>
      <w:commentRangeEnd w:id="9"/>
      <w:r w:rsidRPr="000557EF">
        <w:rPr>
          <w:rStyle w:val="CommentReference"/>
          <w:rFonts w:ascii="Segoe UI" w:hAnsi="Segoe UI" w:cs="Segoe UI"/>
          <w:spacing w:val="-3"/>
          <w:sz w:val="20"/>
          <w:szCs w:val="20"/>
          <w:highlight w:val="yellow"/>
          <w:rPrChange w:id="11" w:author="Jon Cox" w:date="2026-08-11T14:08:00Z" w16du:dateUtc="2026-08-11T21:08:00Z">
            <w:rPr>
              <w:rStyle w:val="CommentReference"/>
              <w:sz w:val="22"/>
              <w:szCs w:val="24"/>
              <w:highlight w:val="yellow"/>
            </w:rPr>
          </w:rPrChange>
        </w:rPr>
        <w:commentReference w:id="9"/>
      </w:r>
      <w:commentRangeEnd w:id="7"/>
      <w:r w:rsidR="00E05287" w:rsidRPr="000557EF">
        <w:rPr>
          <w:rStyle w:val="CommentReference"/>
          <w:rFonts w:ascii="Segoe UI" w:hAnsi="Segoe UI" w:cs="Segoe UI"/>
          <w:spacing w:val="-3"/>
          <w:sz w:val="20"/>
          <w:szCs w:val="20"/>
          <w:highlight w:val="yellow"/>
          <w:rPrChange w:id="12" w:author="Jon Cox" w:date="2026-08-11T14:08:00Z" w16du:dateUtc="2026-08-11T21:08:00Z">
            <w:rPr>
              <w:rStyle w:val="CommentReference"/>
              <w:sz w:val="22"/>
              <w:szCs w:val="24"/>
              <w:highlight w:val="yellow"/>
            </w:rPr>
          </w:rPrChange>
        </w:rPr>
        <w:commentReference w:id="7"/>
      </w:r>
    </w:p>
    <w:bookmarkEnd w:id="6"/>
    <w:p w14:paraId="451DA1E4" w14:textId="77777777" w:rsidR="00230CA0" w:rsidRPr="00E47E67"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commentRangeStart w:id="13"/>
      <w:r w:rsidRPr="00E47E67">
        <w:rPr>
          <w:rFonts w:ascii="Segoe UI" w:hAnsi="Segoe UI" w:cs="Segoe UI"/>
          <w:sz w:val="20"/>
          <w:szCs w:val="20"/>
          <w:highlight w:val="yellow"/>
          <w:rPrChange w:id="14" w:author="Jon Cox" w:date="2026-08-11T14:54:00Z" w16du:dateUtc="2026-08-11T21:54:00Z">
            <w:rPr>
              <w:rFonts w:ascii="Segoe UI" w:hAnsi="Segoe UI" w:cs="Segoe UI"/>
              <w:b/>
              <w:bCs/>
              <w:color w:val="FF0000"/>
              <w:sz w:val="20"/>
              <w:szCs w:val="20"/>
              <w:highlight w:val="yellow"/>
            </w:rPr>
          </w:rPrChange>
        </w:rPr>
        <w:t>Building Signage - Provide all materials, labor, equipment, and supervision for a complete Scope of Work per plans and specifications. This Scope of Work shall include, but not be limited to:</w:t>
      </w:r>
      <w:r w:rsidRPr="00E47E67">
        <w:rPr>
          <w:rFonts w:ascii="Segoe UI" w:hAnsi="Segoe UI" w:cs="Segoe UI"/>
          <w:sz w:val="20"/>
          <w:szCs w:val="20"/>
        </w:rPr>
        <w:t xml:space="preserve"> </w:t>
      </w:r>
      <w:commentRangeEnd w:id="13"/>
      <w:r w:rsidR="007C33DC" w:rsidRPr="00E47E67">
        <w:rPr>
          <w:rStyle w:val="CommentReference"/>
          <w:rFonts w:ascii="Segoe UI" w:hAnsi="Segoe UI" w:cs="Segoe UI"/>
          <w:sz w:val="20"/>
          <w:szCs w:val="20"/>
        </w:rPr>
        <w:commentReference w:id="13"/>
      </w:r>
    </w:p>
    <w:p w14:paraId="1CD88E1C" w14:textId="17033EF8" w:rsidR="00230CA0" w:rsidRPr="00E47E67"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del w:id="15" w:author="Jon Cox" w:date="2026-08-11T14:11:00Z" w16du:dateUtc="2026-08-11T21:11:00Z">
        <w:r w:rsidRPr="00E47E67" w:rsidDel="0072674F">
          <w:rPr>
            <w:rFonts w:ascii="Segoe UI" w:hAnsi="Segoe UI" w:cs="Segoe UI"/>
            <w:sz w:val="20"/>
            <w:szCs w:val="20"/>
            <w:highlight w:val="yellow"/>
          </w:rPr>
          <w:delText xml:space="preserve">Supply </w:delText>
        </w:r>
      </w:del>
      <w:ins w:id="16" w:author="Jon Cox" w:date="2026-08-11T14:11:00Z" w16du:dateUtc="2026-08-11T21:11:00Z">
        <w:r w:rsidR="0072674F" w:rsidRPr="00E47E67">
          <w:rPr>
            <w:rFonts w:ascii="Segoe UI" w:hAnsi="Segoe UI" w:cs="Segoe UI"/>
            <w:sz w:val="20"/>
            <w:szCs w:val="20"/>
            <w:highlight w:val="yellow"/>
          </w:rPr>
          <w:t xml:space="preserve">Furnish </w:t>
        </w:r>
      </w:ins>
      <w:r w:rsidRPr="00E47E67">
        <w:rPr>
          <w:rFonts w:ascii="Segoe UI" w:hAnsi="Segoe UI" w:cs="Segoe UI"/>
          <w:sz w:val="20"/>
          <w:szCs w:val="20"/>
          <w:highlight w:val="yellow"/>
        </w:rPr>
        <w:t>and install all</w:t>
      </w:r>
      <w:ins w:id="17" w:author="Jon Cox" w:date="2026-08-11T14:11:00Z" w16du:dateUtc="2026-08-11T21:11:00Z">
        <w:r w:rsidR="00FC59EE" w:rsidRPr="00E47E67">
          <w:rPr>
            <w:rFonts w:ascii="Segoe UI" w:hAnsi="Segoe UI" w:cs="Segoe UI"/>
            <w:sz w:val="20"/>
            <w:szCs w:val="20"/>
            <w:highlight w:val="yellow"/>
          </w:rPr>
          <w:t xml:space="preserve"> building signage including all</w:t>
        </w:r>
      </w:ins>
      <w:r w:rsidRPr="00E47E67">
        <w:rPr>
          <w:rFonts w:ascii="Segoe UI" w:hAnsi="Segoe UI" w:cs="Segoe UI"/>
          <w:sz w:val="20"/>
          <w:szCs w:val="20"/>
          <w:highlight w:val="yellow"/>
        </w:rPr>
        <w:t xml:space="preserve"> interior and exterior building signage</w:t>
      </w:r>
      <w:ins w:id="18" w:author="Jon Cox" w:date="2026-08-11T14:14:00Z" w16du:dateUtc="2026-08-11T21:14:00Z">
        <w:r w:rsidR="0013616F" w:rsidRPr="00E47E67">
          <w:rPr>
            <w:rFonts w:ascii="Segoe UI" w:hAnsi="Segoe UI" w:cs="Segoe UI"/>
            <w:sz w:val="20"/>
            <w:szCs w:val="20"/>
            <w:highlight w:val="yellow"/>
          </w:rPr>
          <w:t>;</w:t>
        </w:r>
      </w:ins>
      <w:ins w:id="19" w:author="Jon Cox" w:date="2026-08-11T14:13:00Z" w16du:dateUtc="2026-08-11T21:13:00Z">
        <w:r w:rsidR="003F5D21" w:rsidRPr="00E47E67">
          <w:rPr>
            <w:rFonts w:ascii="Segoe UI" w:hAnsi="Segoe UI" w:cs="Segoe UI"/>
            <w:sz w:val="20"/>
            <w:szCs w:val="20"/>
            <w:highlight w:val="yellow"/>
          </w:rPr>
          <w:t xml:space="preserve"> </w:t>
        </w:r>
        <w:r w:rsidR="00A663B0" w:rsidRPr="00E47E67">
          <w:rPr>
            <w:rFonts w:ascii="Segoe UI" w:hAnsi="Segoe UI" w:cs="Segoe UI"/>
            <w:sz w:val="20"/>
            <w:szCs w:val="20"/>
            <w:highlight w:val="yellow"/>
          </w:rPr>
          <w:t xml:space="preserve">identification, wayfinding, </w:t>
        </w:r>
      </w:ins>
      <w:ins w:id="20" w:author="Jon Cox" w:date="2026-08-11T14:14:00Z" w16du:dateUtc="2026-08-11T21:14:00Z">
        <w:r w:rsidR="0013616F" w:rsidRPr="00E47E67">
          <w:rPr>
            <w:rFonts w:ascii="Segoe UI" w:hAnsi="Segoe UI" w:cs="Segoe UI"/>
            <w:sz w:val="20"/>
            <w:szCs w:val="20"/>
            <w:highlight w:val="yellow"/>
          </w:rPr>
          <w:t xml:space="preserve">and </w:t>
        </w:r>
      </w:ins>
      <w:ins w:id="21" w:author="Jon Cox" w:date="2026-08-11T14:13:00Z" w16du:dateUtc="2026-08-11T21:13:00Z">
        <w:r w:rsidR="00A663B0" w:rsidRPr="00E47E67">
          <w:rPr>
            <w:rFonts w:ascii="Segoe UI" w:hAnsi="Segoe UI" w:cs="Segoe UI"/>
            <w:sz w:val="20"/>
            <w:szCs w:val="20"/>
            <w:highlight w:val="yellow"/>
          </w:rPr>
          <w:t xml:space="preserve">code compliant </w:t>
        </w:r>
        <w:r w:rsidR="0013616F" w:rsidRPr="00E47E67">
          <w:rPr>
            <w:rFonts w:ascii="Segoe UI" w:hAnsi="Segoe UI" w:cs="Segoe UI"/>
            <w:sz w:val="20"/>
            <w:szCs w:val="20"/>
            <w:highlight w:val="yellow"/>
          </w:rPr>
          <w:t>signage</w:t>
        </w:r>
      </w:ins>
      <w:ins w:id="22" w:author="Jon Cox" w:date="2026-08-11T14:14:00Z" w16du:dateUtc="2026-08-11T21:14:00Z">
        <w:r w:rsidR="0013616F" w:rsidRPr="00E47E67">
          <w:rPr>
            <w:rFonts w:ascii="Segoe UI" w:hAnsi="Segoe UI" w:cs="Segoe UI"/>
            <w:sz w:val="20"/>
            <w:szCs w:val="20"/>
            <w:highlight w:val="yellow"/>
          </w:rPr>
          <w:t>;</w:t>
        </w:r>
        <w:r w:rsidR="000265EE" w:rsidRPr="00E47E67">
          <w:rPr>
            <w:rFonts w:ascii="Segoe UI" w:hAnsi="Segoe UI" w:cs="Segoe UI"/>
            <w:sz w:val="20"/>
            <w:szCs w:val="20"/>
            <w:highlight w:val="yellow"/>
          </w:rPr>
          <w:t xml:space="preserve"> and</w:t>
        </w:r>
        <w:r w:rsidR="0013616F" w:rsidRPr="00E47E67">
          <w:rPr>
            <w:rFonts w:ascii="Segoe UI" w:hAnsi="Segoe UI" w:cs="Segoe UI"/>
            <w:sz w:val="20"/>
            <w:szCs w:val="20"/>
            <w:highlight w:val="yellow"/>
          </w:rPr>
          <w:t xml:space="preserve"> emergency </w:t>
        </w:r>
      </w:ins>
      <w:ins w:id="23" w:author="Jon Cox" w:date="2026-08-11T14:55:00Z" w16du:dateUtc="2026-08-11T21:55:00Z">
        <w:r w:rsidR="00EE27C9">
          <w:rPr>
            <w:rFonts w:ascii="Segoe UI" w:hAnsi="Segoe UI" w:cs="Segoe UI"/>
            <w:sz w:val="20"/>
            <w:szCs w:val="20"/>
            <w:highlight w:val="yellow"/>
          </w:rPr>
          <w:t>exit</w:t>
        </w:r>
      </w:ins>
      <w:ins w:id="24" w:author="Jon Cox" w:date="2026-08-11T14:14:00Z" w16du:dateUtc="2026-08-11T21:14:00Z">
        <w:r w:rsidR="0013616F" w:rsidRPr="00E47E67">
          <w:rPr>
            <w:rFonts w:ascii="Segoe UI" w:hAnsi="Segoe UI" w:cs="Segoe UI"/>
            <w:sz w:val="20"/>
            <w:szCs w:val="20"/>
            <w:highlight w:val="yellow"/>
          </w:rPr>
          <w:t xml:space="preserve"> map</w:t>
        </w:r>
        <w:r w:rsidR="000265EE" w:rsidRPr="00E47E67">
          <w:rPr>
            <w:rFonts w:ascii="Segoe UI" w:hAnsi="Segoe UI" w:cs="Segoe UI"/>
            <w:sz w:val="20"/>
            <w:szCs w:val="20"/>
            <w:highlight w:val="yellow"/>
          </w:rPr>
          <w:t>s as detailed and specified.</w:t>
        </w:r>
      </w:ins>
      <w:del w:id="25" w:author="Jon Cox" w:date="2026-08-11T14:14:00Z" w16du:dateUtc="2026-08-11T21:14:00Z">
        <w:r w:rsidRPr="00E47E67" w:rsidDel="000265EE">
          <w:rPr>
            <w:rFonts w:ascii="Segoe UI" w:hAnsi="Segoe UI" w:cs="Segoe UI"/>
            <w:sz w:val="20"/>
            <w:szCs w:val="20"/>
            <w:highlight w:val="yellow"/>
          </w:rPr>
          <w:delText xml:space="preserve"> as indicated.</w:delText>
        </w:r>
      </w:del>
    </w:p>
    <w:p w14:paraId="52D69D4C" w14:textId="26C70973" w:rsidR="00230CA0" w:rsidRPr="00E47E67" w:rsidDel="000265EE" w:rsidRDefault="00230CA0" w:rsidP="00230CA0">
      <w:pPr>
        <w:widowControl w:val="0"/>
        <w:numPr>
          <w:ilvl w:val="2"/>
          <w:numId w:val="25"/>
        </w:numPr>
        <w:tabs>
          <w:tab w:val="left" w:pos="1545"/>
        </w:tabs>
        <w:autoSpaceDE w:val="0"/>
        <w:autoSpaceDN w:val="0"/>
        <w:adjustRightInd w:val="0"/>
        <w:jc w:val="both"/>
        <w:rPr>
          <w:del w:id="26" w:author="Jon Cox" w:date="2026-08-11T14:15:00Z" w16du:dateUtc="2026-08-11T21:15:00Z"/>
          <w:rFonts w:ascii="Segoe UI" w:hAnsi="Segoe UI" w:cs="Segoe UI"/>
          <w:sz w:val="20"/>
          <w:szCs w:val="20"/>
          <w:highlight w:val="yellow"/>
        </w:rPr>
      </w:pPr>
      <w:del w:id="27" w:author="Jon Cox" w:date="2026-08-11T14:15:00Z" w16du:dateUtc="2026-08-11T21:15:00Z">
        <w:r w:rsidRPr="00E47E67" w:rsidDel="000265EE">
          <w:rPr>
            <w:rFonts w:ascii="Segoe UI" w:hAnsi="Segoe UI" w:cs="Segoe UI"/>
            <w:sz w:val="20"/>
            <w:szCs w:val="20"/>
            <w:highlight w:val="yellow"/>
          </w:rPr>
          <w:delText>Includes identification, wayfinding, and Code compliant signage.</w:delText>
        </w:r>
      </w:del>
    </w:p>
    <w:p w14:paraId="0E5D3D9C" w14:textId="29138C6C" w:rsidR="00230CA0" w:rsidRPr="00E47E67" w:rsidRDefault="00230CA0" w:rsidP="00230CA0">
      <w:pPr>
        <w:widowControl w:val="0"/>
        <w:numPr>
          <w:ilvl w:val="2"/>
          <w:numId w:val="25"/>
        </w:numPr>
        <w:tabs>
          <w:tab w:val="left" w:pos="1545"/>
        </w:tabs>
        <w:autoSpaceDE w:val="0"/>
        <w:autoSpaceDN w:val="0"/>
        <w:adjustRightInd w:val="0"/>
        <w:jc w:val="both"/>
        <w:rPr>
          <w:ins w:id="28" w:author="Jon Cox" w:date="2026-08-11T14:20:00Z" w16du:dateUtc="2026-08-11T21:20:00Z"/>
          <w:rFonts w:ascii="Segoe UI" w:hAnsi="Segoe UI" w:cs="Segoe UI"/>
          <w:sz w:val="20"/>
          <w:szCs w:val="20"/>
          <w:highlight w:val="yellow"/>
        </w:rPr>
      </w:pPr>
      <w:r w:rsidRPr="00E47E67">
        <w:rPr>
          <w:rFonts w:ascii="Segoe UI" w:hAnsi="Segoe UI" w:cs="Segoe UI"/>
          <w:sz w:val="20"/>
          <w:szCs w:val="20"/>
          <w:highlight w:val="yellow"/>
        </w:rPr>
        <w:t>Includes room and door signs, electrical room signs,</w:t>
      </w:r>
      <w:del w:id="29" w:author="Jon Cox" w:date="2026-08-11T14:16:00Z" w16du:dateUtc="2026-08-11T21:16:00Z">
        <w:r w:rsidRPr="00E47E67" w:rsidDel="00836220">
          <w:rPr>
            <w:rFonts w:ascii="Segoe UI" w:hAnsi="Segoe UI" w:cs="Segoe UI"/>
            <w:sz w:val="20"/>
            <w:szCs w:val="20"/>
            <w:highlight w:val="yellow"/>
          </w:rPr>
          <w:delText xml:space="preserve"> and</w:delText>
        </w:r>
      </w:del>
      <w:r w:rsidRPr="00E47E67">
        <w:rPr>
          <w:rFonts w:ascii="Segoe UI" w:hAnsi="Segoe UI" w:cs="Segoe UI"/>
          <w:sz w:val="20"/>
          <w:szCs w:val="20"/>
          <w:highlight w:val="yellow"/>
        </w:rPr>
        <w:t xml:space="preserve"> restroom signs</w:t>
      </w:r>
      <w:ins w:id="30" w:author="Jon Cox" w:date="2026-08-11T14:16:00Z" w16du:dateUtc="2026-08-11T21:16:00Z">
        <w:r w:rsidR="002D4889" w:rsidRPr="00E47E67">
          <w:rPr>
            <w:rFonts w:ascii="Segoe UI" w:hAnsi="Segoe UI" w:cs="Segoe UI"/>
            <w:sz w:val="20"/>
            <w:szCs w:val="20"/>
            <w:highlight w:val="yellow"/>
          </w:rPr>
          <w:t xml:space="preserve">, exit signs, room max occupancy signs, </w:t>
        </w:r>
      </w:ins>
      <w:ins w:id="31" w:author="Jon Cox" w:date="2026-08-11T14:17:00Z" w16du:dateUtc="2026-08-11T21:17:00Z">
        <w:r w:rsidR="002D4889" w:rsidRPr="00E47E67">
          <w:rPr>
            <w:rFonts w:ascii="Segoe UI" w:hAnsi="Segoe UI" w:cs="Segoe UI"/>
            <w:sz w:val="20"/>
            <w:szCs w:val="20"/>
            <w:highlight w:val="yellow"/>
          </w:rPr>
          <w:t>fire department connection</w:t>
        </w:r>
        <w:r w:rsidR="00CE7D74" w:rsidRPr="00E47E67">
          <w:rPr>
            <w:rFonts w:ascii="Segoe UI" w:hAnsi="Segoe UI" w:cs="Segoe UI"/>
            <w:sz w:val="20"/>
            <w:szCs w:val="20"/>
            <w:highlight w:val="yellow"/>
          </w:rPr>
          <w:t xml:space="preserve"> sign, and no smoking signs where indicated.</w:t>
        </w:r>
      </w:ins>
      <w:del w:id="32" w:author="Jon Cox" w:date="2026-08-11T14:16:00Z" w16du:dateUtc="2026-08-11T21:16:00Z">
        <w:r w:rsidRPr="00E47E67" w:rsidDel="002D4889">
          <w:rPr>
            <w:rFonts w:ascii="Segoe UI" w:hAnsi="Segoe UI" w:cs="Segoe UI"/>
            <w:sz w:val="20"/>
            <w:szCs w:val="20"/>
            <w:highlight w:val="yellow"/>
          </w:rPr>
          <w:delText>.</w:delText>
        </w:r>
      </w:del>
    </w:p>
    <w:p w14:paraId="2347960A" w14:textId="74742007" w:rsidR="00065DC1" w:rsidRPr="00E47E67" w:rsidRDefault="00065DC1"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ins w:id="33" w:author="Jon Cox" w:date="2026-08-11T14:20:00Z" w16du:dateUtc="2026-08-11T21:20:00Z">
        <w:r w:rsidRPr="00E47E67">
          <w:rPr>
            <w:rFonts w:ascii="Segoe UI" w:hAnsi="Segoe UI" w:cs="Segoe UI"/>
            <w:sz w:val="20"/>
            <w:szCs w:val="20"/>
            <w:highlight w:val="yellow"/>
          </w:rPr>
          <w:t xml:space="preserve">Coordinate backing </w:t>
        </w:r>
        <w:r w:rsidR="00A465AF" w:rsidRPr="00E47E67">
          <w:rPr>
            <w:rFonts w:ascii="Segoe UI" w:hAnsi="Segoe UI" w:cs="Segoe UI"/>
            <w:sz w:val="20"/>
            <w:szCs w:val="20"/>
            <w:highlight w:val="yellow"/>
          </w:rPr>
          <w:t>requirements and layout with Framing Subcontractor.</w:t>
        </w:r>
      </w:ins>
    </w:p>
    <w:p w14:paraId="2A114AB6" w14:textId="187521AF" w:rsidR="00230CA0" w:rsidRPr="00E47E67" w:rsidDel="00CE7D74" w:rsidRDefault="00230CA0" w:rsidP="00230CA0">
      <w:pPr>
        <w:widowControl w:val="0"/>
        <w:numPr>
          <w:ilvl w:val="2"/>
          <w:numId w:val="25"/>
        </w:numPr>
        <w:tabs>
          <w:tab w:val="left" w:pos="1545"/>
        </w:tabs>
        <w:autoSpaceDE w:val="0"/>
        <w:autoSpaceDN w:val="0"/>
        <w:adjustRightInd w:val="0"/>
        <w:jc w:val="both"/>
        <w:rPr>
          <w:del w:id="34" w:author="Jon Cox" w:date="2026-08-11T14:17:00Z" w16du:dateUtc="2026-08-11T21:17:00Z"/>
          <w:rFonts w:ascii="Segoe UI" w:hAnsi="Segoe UI" w:cs="Segoe UI"/>
          <w:sz w:val="20"/>
          <w:szCs w:val="20"/>
          <w:highlight w:val="yellow"/>
        </w:rPr>
      </w:pPr>
      <w:commentRangeStart w:id="35"/>
      <w:del w:id="36" w:author="Jon Cox" w:date="2026-08-11T14:17:00Z" w16du:dateUtc="2026-08-11T21:17:00Z">
        <w:r w:rsidRPr="00E47E67" w:rsidDel="00CE7D74">
          <w:rPr>
            <w:rFonts w:ascii="Segoe UI" w:hAnsi="Segoe UI" w:cs="Segoe UI"/>
            <w:sz w:val="20"/>
            <w:szCs w:val="20"/>
            <w:highlight w:val="yellow"/>
          </w:rPr>
          <w:delText>Includes exit signs, room maximum occupancy signs, no smoking signs, and fire department connection signs.</w:delText>
        </w:r>
      </w:del>
    </w:p>
    <w:p w14:paraId="746BF511" w14:textId="63605BD3" w:rsidR="00230CA0" w:rsidRPr="00E47E67" w:rsidDel="00F71B92" w:rsidRDefault="00230CA0" w:rsidP="00230CA0">
      <w:pPr>
        <w:widowControl w:val="0"/>
        <w:numPr>
          <w:ilvl w:val="2"/>
          <w:numId w:val="25"/>
        </w:numPr>
        <w:tabs>
          <w:tab w:val="left" w:pos="1545"/>
        </w:tabs>
        <w:autoSpaceDE w:val="0"/>
        <w:autoSpaceDN w:val="0"/>
        <w:adjustRightInd w:val="0"/>
        <w:jc w:val="both"/>
        <w:rPr>
          <w:del w:id="37" w:author="Jon Cox" w:date="2026-08-11T14:24:00Z" w16du:dateUtc="2026-08-11T21:24:00Z"/>
          <w:rFonts w:ascii="Segoe UI" w:hAnsi="Segoe UI" w:cs="Segoe UI"/>
          <w:sz w:val="20"/>
          <w:szCs w:val="20"/>
          <w:highlight w:val="yellow"/>
        </w:rPr>
      </w:pPr>
      <w:del w:id="38" w:author="Jon Cox" w:date="2026-08-11T14:24:00Z" w16du:dateUtc="2026-08-11T21:24:00Z">
        <w:r w:rsidRPr="00E47E67" w:rsidDel="00F71B92">
          <w:rPr>
            <w:rFonts w:ascii="Segoe UI" w:hAnsi="Segoe UI" w:cs="Segoe UI"/>
            <w:sz w:val="20"/>
            <w:szCs w:val="20"/>
            <w:highlight w:val="yellow"/>
          </w:rPr>
          <w:lastRenderedPageBreak/>
          <w:delText>Includes both Type A and Type B panel configurations.</w:delText>
        </w:r>
      </w:del>
    </w:p>
    <w:p w14:paraId="6CA57BEB" w14:textId="2820A292" w:rsidR="00230CA0" w:rsidRPr="00E47E67" w:rsidDel="00F71B92" w:rsidRDefault="00230CA0" w:rsidP="00230CA0">
      <w:pPr>
        <w:widowControl w:val="0"/>
        <w:numPr>
          <w:ilvl w:val="2"/>
          <w:numId w:val="25"/>
        </w:numPr>
        <w:tabs>
          <w:tab w:val="left" w:pos="1545"/>
        </w:tabs>
        <w:autoSpaceDE w:val="0"/>
        <w:autoSpaceDN w:val="0"/>
        <w:adjustRightInd w:val="0"/>
        <w:jc w:val="both"/>
        <w:rPr>
          <w:del w:id="39" w:author="Jon Cox" w:date="2026-08-11T14:24:00Z" w16du:dateUtc="2026-08-11T21:24:00Z"/>
          <w:rFonts w:ascii="Segoe UI" w:hAnsi="Segoe UI" w:cs="Segoe UI"/>
          <w:sz w:val="20"/>
          <w:szCs w:val="20"/>
          <w:highlight w:val="yellow"/>
        </w:rPr>
      </w:pPr>
      <w:del w:id="40" w:author="Jon Cox" w:date="2026-08-11T14:24:00Z" w16du:dateUtc="2026-08-11T21:24:00Z">
        <w:r w:rsidRPr="00E47E67" w:rsidDel="00F71B92">
          <w:rPr>
            <w:rFonts w:ascii="Segoe UI" w:hAnsi="Segoe UI" w:cs="Segoe UI"/>
            <w:sz w:val="20"/>
            <w:szCs w:val="20"/>
            <w:highlight w:val="yellow"/>
          </w:rPr>
          <w:delText>Sign types, quantities, and copy shall be determined at shop drawing review, with no adjustment to the Subcontract Amount.</w:delText>
        </w:r>
      </w:del>
    </w:p>
    <w:p w14:paraId="238FD232" w14:textId="115475F3" w:rsidR="00230CA0" w:rsidRPr="00E47E67" w:rsidDel="00F71B92" w:rsidRDefault="00230CA0" w:rsidP="00230CA0">
      <w:pPr>
        <w:widowControl w:val="0"/>
        <w:numPr>
          <w:ilvl w:val="2"/>
          <w:numId w:val="25"/>
        </w:numPr>
        <w:tabs>
          <w:tab w:val="left" w:pos="1545"/>
        </w:tabs>
        <w:autoSpaceDE w:val="0"/>
        <w:autoSpaceDN w:val="0"/>
        <w:adjustRightInd w:val="0"/>
        <w:jc w:val="both"/>
        <w:rPr>
          <w:del w:id="41" w:author="Jon Cox" w:date="2026-08-11T14:24:00Z" w16du:dateUtc="2026-08-11T21:24:00Z"/>
          <w:rFonts w:ascii="Segoe UI" w:hAnsi="Segoe UI" w:cs="Segoe UI"/>
          <w:sz w:val="20"/>
          <w:szCs w:val="20"/>
          <w:highlight w:val="yellow"/>
        </w:rPr>
      </w:pPr>
      <w:del w:id="42" w:author="Jon Cox" w:date="2026-08-11T14:24:00Z" w16du:dateUtc="2026-08-11T21:24:00Z">
        <w:r w:rsidRPr="00E47E67" w:rsidDel="00F71B92">
          <w:rPr>
            <w:rFonts w:ascii="Segoe UI" w:hAnsi="Segoe UI" w:cs="Segoe UI"/>
            <w:sz w:val="20"/>
            <w:szCs w:val="20"/>
            <w:highlight w:val="yellow"/>
          </w:rPr>
          <w:delText>Panel signs shall be 4" x 6", 1/8" thick, laminated colored plastic engraved through the face to expose the core, in black anodized aluminum frames.</w:delText>
        </w:r>
      </w:del>
    </w:p>
    <w:p w14:paraId="5F7F8A53" w14:textId="0664EAC6" w:rsidR="00230CA0" w:rsidRPr="00E47E67" w:rsidDel="00F71B92" w:rsidRDefault="00230CA0" w:rsidP="00230CA0">
      <w:pPr>
        <w:widowControl w:val="0"/>
        <w:numPr>
          <w:ilvl w:val="2"/>
          <w:numId w:val="25"/>
        </w:numPr>
        <w:tabs>
          <w:tab w:val="left" w:pos="1545"/>
        </w:tabs>
        <w:autoSpaceDE w:val="0"/>
        <w:autoSpaceDN w:val="0"/>
        <w:adjustRightInd w:val="0"/>
        <w:jc w:val="both"/>
        <w:rPr>
          <w:del w:id="43" w:author="Jon Cox" w:date="2026-08-11T14:24:00Z" w16du:dateUtc="2026-08-11T21:24:00Z"/>
          <w:rFonts w:ascii="Segoe UI" w:hAnsi="Segoe UI" w:cs="Segoe UI"/>
          <w:sz w:val="20"/>
          <w:szCs w:val="20"/>
          <w:highlight w:val="yellow"/>
        </w:rPr>
      </w:pPr>
      <w:del w:id="44" w:author="Jon Cox" w:date="2026-08-11T14:24:00Z" w16du:dateUtc="2026-08-11T21:24:00Z">
        <w:r w:rsidRPr="00E47E67" w:rsidDel="00F71B92">
          <w:rPr>
            <w:rFonts w:ascii="Segoe UI" w:hAnsi="Segoe UI" w:cs="Segoe UI"/>
            <w:sz w:val="20"/>
            <w:szCs w:val="20"/>
            <w:highlight w:val="yellow"/>
          </w:rPr>
          <w:delText>Tactile characters shall be raised 1/32" minimum, sans serif upper and lower case, in a contrasting color, with Braille as indicated.</w:delText>
        </w:r>
      </w:del>
      <w:commentRangeEnd w:id="35"/>
      <w:r w:rsidR="00D87C75" w:rsidRPr="00E47E67">
        <w:rPr>
          <w:rStyle w:val="CommentReference"/>
          <w:rFonts w:ascii="Segoe UI" w:hAnsi="Segoe UI" w:cs="Segoe UI"/>
          <w:sz w:val="20"/>
          <w:szCs w:val="20"/>
          <w:highlight w:val="yellow"/>
        </w:rPr>
        <w:commentReference w:id="35"/>
      </w:r>
    </w:p>
    <w:p w14:paraId="3A636202" w14:textId="5AC7B51D" w:rsidR="0015655A" w:rsidRPr="00E47E67" w:rsidRDefault="00230CA0" w:rsidP="00637FDA">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commentRangeStart w:id="45"/>
      <w:r w:rsidRPr="00E47E67">
        <w:rPr>
          <w:rFonts w:ascii="Segoe UI" w:hAnsi="Segoe UI" w:cs="Segoe UI"/>
          <w:sz w:val="20"/>
          <w:szCs w:val="20"/>
          <w:highlight w:val="yellow"/>
        </w:rPr>
        <w:t>Signage at exterior walls and all exterior locations shall be exterior rated</w:t>
      </w:r>
      <w:commentRangeEnd w:id="45"/>
      <w:r w:rsidR="00831EB3" w:rsidRPr="00E47E67">
        <w:rPr>
          <w:rStyle w:val="CommentReference"/>
          <w:rFonts w:ascii="Segoe UI" w:hAnsi="Segoe UI" w:cs="Segoe UI"/>
          <w:sz w:val="20"/>
          <w:szCs w:val="20"/>
          <w:highlight w:val="yellow"/>
        </w:rPr>
        <w:commentReference w:id="45"/>
      </w:r>
      <w:r w:rsidRPr="00E47E67">
        <w:rPr>
          <w:rFonts w:ascii="Segoe UI" w:hAnsi="Segoe UI" w:cs="Segoe UI"/>
          <w:sz w:val="20"/>
          <w:szCs w:val="20"/>
          <w:highlight w:val="yellow"/>
        </w:rPr>
        <w:t>.</w:t>
      </w:r>
    </w:p>
    <w:p w14:paraId="5079C735" w14:textId="467CC017" w:rsidR="00230CA0" w:rsidRPr="00E47E67" w:rsidDel="001E1305" w:rsidRDefault="00230CA0" w:rsidP="00230CA0">
      <w:pPr>
        <w:widowControl w:val="0"/>
        <w:numPr>
          <w:ilvl w:val="2"/>
          <w:numId w:val="25"/>
        </w:numPr>
        <w:tabs>
          <w:tab w:val="left" w:pos="1545"/>
        </w:tabs>
        <w:autoSpaceDE w:val="0"/>
        <w:autoSpaceDN w:val="0"/>
        <w:adjustRightInd w:val="0"/>
        <w:jc w:val="both"/>
        <w:rPr>
          <w:del w:id="46" w:author="Jon Cox" w:date="2026-08-11T14:25:00Z" w16du:dateUtc="2026-08-11T21:25:00Z"/>
          <w:rFonts w:ascii="Segoe UI" w:hAnsi="Segoe UI" w:cs="Segoe UI"/>
          <w:sz w:val="20"/>
          <w:szCs w:val="20"/>
          <w:highlight w:val="yellow"/>
        </w:rPr>
      </w:pPr>
      <w:del w:id="47" w:author="Jon Cox" w:date="2026-08-11T14:25:00Z" w16du:dateUtc="2026-08-11T21:25:00Z">
        <w:r w:rsidRPr="00E47E67" w:rsidDel="001E1305">
          <w:rPr>
            <w:rFonts w:ascii="Segoe UI" w:hAnsi="Segoe UI" w:cs="Segoe UI"/>
            <w:sz w:val="20"/>
            <w:szCs w:val="20"/>
            <w:highlight w:val="yellow"/>
          </w:rPr>
          <w:delText>Includes Braille signs at exterior electrical rooms, and room and door sign types at interior electrical rooms.</w:delText>
        </w:r>
      </w:del>
    </w:p>
    <w:p w14:paraId="6ADC2D8B" w14:textId="0BEC77FF" w:rsidR="00230CA0" w:rsidRPr="00E47E67" w:rsidDel="001E1305" w:rsidRDefault="00230CA0" w:rsidP="00230CA0">
      <w:pPr>
        <w:widowControl w:val="0"/>
        <w:numPr>
          <w:ilvl w:val="2"/>
          <w:numId w:val="25"/>
        </w:numPr>
        <w:tabs>
          <w:tab w:val="left" w:pos="1545"/>
        </w:tabs>
        <w:autoSpaceDE w:val="0"/>
        <w:autoSpaceDN w:val="0"/>
        <w:adjustRightInd w:val="0"/>
        <w:jc w:val="both"/>
        <w:rPr>
          <w:del w:id="48" w:author="Jon Cox" w:date="2026-08-11T14:25:00Z" w16du:dateUtc="2026-08-11T21:25:00Z"/>
          <w:rFonts w:ascii="Segoe UI" w:hAnsi="Segoe UI" w:cs="Segoe UI"/>
          <w:sz w:val="20"/>
          <w:szCs w:val="20"/>
          <w:highlight w:val="yellow"/>
        </w:rPr>
      </w:pPr>
      <w:del w:id="49" w:author="Jon Cox" w:date="2026-08-11T14:25:00Z" w16du:dateUtc="2026-08-11T21:25:00Z">
        <w:r w:rsidRPr="00E47E67" w:rsidDel="001E1305">
          <w:rPr>
            <w:rFonts w:ascii="Segoe UI" w:hAnsi="Segoe UI" w:cs="Segoe UI"/>
            <w:sz w:val="20"/>
            <w:szCs w:val="20"/>
            <w:highlight w:val="yellow"/>
          </w:rPr>
          <w:delText>Mount panel signs at the wall on the strike side of the door, or at the door where no adequate wall space exists.</w:delText>
        </w:r>
      </w:del>
    </w:p>
    <w:p w14:paraId="1BCC1FEA" w14:textId="454F1584" w:rsidR="00230CA0" w:rsidRPr="00E47E67" w:rsidDel="001E1305" w:rsidRDefault="00230CA0" w:rsidP="00230CA0">
      <w:pPr>
        <w:widowControl w:val="0"/>
        <w:numPr>
          <w:ilvl w:val="2"/>
          <w:numId w:val="25"/>
        </w:numPr>
        <w:tabs>
          <w:tab w:val="left" w:pos="1545"/>
        </w:tabs>
        <w:autoSpaceDE w:val="0"/>
        <w:autoSpaceDN w:val="0"/>
        <w:adjustRightInd w:val="0"/>
        <w:jc w:val="both"/>
        <w:rPr>
          <w:del w:id="50" w:author="Jon Cox" w:date="2026-08-11T14:25:00Z" w16du:dateUtc="2026-08-11T21:25:00Z"/>
          <w:rFonts w:ascii="Segoe UI" w:hAnsi="Segoe UI" w:cs="Segoe UI"/>
          <w:sz w:val="20"/>
          <w:szCs w:val="20"/>
          <w:highlight w:val="yellow"/>
        </w:rPr>
      </w:pPr>
      <w:del w:id="51" w:author="Jon Cox" w:date="2026-08-11T14:25:00Z" w16du:dateUtc="2026-08-11T21:25:00Z">
        <w:r w:rsidRPr="00E47E67" w:rsidDel="001E1305">
          <w:rPr>
            <w:rFonts w:ascii="Segoe UI" w:hAnsi="Segoe UI" w:cs="Segoe UI"/>
            <w:sz w:val="20"/>
            <w:szCs w:val="20"/>
            <w:highlight w:val="yellow"/>
          </w:rPr>
          <w:delText>Mount all signs at the heights required by the 2010 ADA Standards for Accessible Design and ICC A117.1.</w:delText>
        </w:r>
      </w:del>
    </w:p>
    <w:p w14:paraId="00F11593" w14:textId="48056617" w:rsidR="00230CA0" w:rsidRPr="00E47E67" w:rsidDel="001E1305" w:rsidRDefault="00230CA0" w:rsidP="00230CA0">
      <w:pPr>
        <w:widowControl w:val="0"/>
        <w:numPr>
          <w:ilvl w:val="2"/>
          <w:numId w:val="25"/>
        </w:numPr>
        <w:tabs>
          <w:tab w:val="left" w:pos="1545"/>
        </w:tabs>
        <w:autoSpaceDE w:val="0"/>
        <w:autoSpaceDN w:val="0"/>
        <w:adjustRightInd w:val="0"/>
        <w:jc w:val="both"/>
        <w:rPr>
          <w:del w:id="52" w:author="Jon Cox" w:date="2026-08-11T14:25:00Z" w16du:dateUtc="2026-08-11T21:25:00Z"/>
          <w:rFonts w:ascii="Segoe UI" w:hAnsi="Segoe UI" w:cs="Segoe UI"/>
          <w:sz w:val="20"/>
          <w:szCs w:val="20"/>
          <w:highlight w:val="yellow"/>
        </w:rPr>
      </w:pPr>
      <w:del w:id="53" w:author="Jon Cox" w:date="2026-08-11T14:25:00Z" w16du:dateUtc="2026-08-11T21:25:00Z">
        <w:r w:rsidRPr="00E47E67" w:rsidDel="001E1305">
          <w:rPr>
            <w:rFonts w:ascii="Segoe UI" w:hAnsi="Segoe UI" w:cs="Segoe UI"/>
            <w:sz w:val="20"/>
            <w:szCs w:val="20"/>
            <w:highlight w:val="yellow"/>
          </w:rPr>
          <w:delText>Post the room maximum occupancy notice conspicuously by the main exit per IBC and local requirements.</w:delText>
        </w:r>
      </w:del>
    </w:p>
    <w:p w14:paraId="3BD55968" w14:textId="7B7D1CBB" w:rsidR="00230CA0" w:rsidRPr="00E47E67" w:rsidDel="001E1305" w:rsidRDefault="00230CA0" w:rsidP="00230CA0">
      <w:pPr>
        <w:widowControl w:val="0"/>
        <w:numPr>
          <w:ilvl w:val="2"/>
          <w:numId w:val="25"/>
        </w:numPr>
        <w:tabs>
          <w:tab w:val="left" w:pos="1545"/>
        </w:tabs>
        <w:autoSpaceDE w:val="0"/>
        <w:autoSpaceDN w:val="0"/>
        <w:adjustRightInd w:val="0"/>
        <w:jc w:val="both"/>
        <w:rPr>
          <w:del w:id="54" w:author="Jon Cox" w:date="2026-08-11T14:25:00Z" w16du:dateUtc="2026-08-11T21:25:00Z"/>
          <w:rFonts w:ascii="Segoe UI" w:hAnsi="Segoe UI" w:cs="Segoe UI"/>
          <w:sz w:val="20"/>
          <w:szCs w:val="20"/>
          <w:highlight w:val="yellow"/>
        </w:rPr>
      </w:pPr>
      <w:del w:id="55" w:author="Jon Cox" w:date="2026-08-11T14:25:00Z" w16du:dateUtc="2026-08-11T21:25:00Z">
        <w:r w:rsidRPr="00E47E67" w:rsidDel="001E1305">
          <w:rPr>
            <w:rFonts w:ascii="Segoe UI" w:hAnsi="Segoe UI" w:cs="Segoe UI"/>
            <w:sz w:val="20"/>
            <w:szCs w:val="20"/>
            <w:highlight w:val="yellow"/>
          </w:rPr>
          <w:delText>Includes exit signs at each door serving exit stairways, ramps, passageways, and discharges.</w:delText>
        </w:r>
      </w:del>
    </w:p>
    <w:p w14:paraId="02D3BCAF" w14:textId="74F6E91C" w:rsidR="00230CA0" w:rsidRPr="00E47E67" w:rsidDel="00637FDA" w:rsidRDefault="00230CA0" w:rsidP="00230CA0">
      <w:pPr>
        <w:widowControl w:val="0"/>
        <w:numPr>
          <w:ilvl w:val="2"/>
          <w:numId w:val="25"/>
        </w:numPr>
        <w:tabs>
          <w:tab w:val="left" w:pos="1545"/>
        </w:tabs>
        <w:autoSpaceDE w:val="0"/>
        <w:autoSpaceDN w:val="0"/>
        <w:adjustRightInd w:val="0"/>
        <w:jc w:val="both"/>
        <w:rPr>
          <w:del w:id="56" w:author="Jon Cox" w:date="2026-08-11T14:39:00Z" w16du:dateUtc="2026-08-11T21:39:00Z"/>
          <w:rFonts w:ascii="Segoe UI" w:hAnsi="Segoe UI" w:cs="Segoe UI"/>
          <w:sz w:val="20"/>
          <w:szCs w:val="20"/>
          <w:highlight w:val="yellow"/>
        </w:rPr>
      </w:pPr>
      <w:del w:id="57" w:author="Jon Cox" w:date="2026-08-11T14:39:00Z" w16du:dateUtc="2026-08-11T21:39:00Z">
        <w:r w:rsidRPr="00E47E67" w:rsidDel="00637FDA">
          <w:rPr>
            <w:rFonts w:ascii="Segoe UI" w:hAnsi="Segoe UI" w:cs="Segoe UI"/>
            <w:sz w:val="20"/>
            <w:szCs w:val="20"/>
            <w:highlight w:val="yellow"/>
          </w:rPr>
          <w:delText>Supply and install 24" high metal building letters at the concessions building as indicated.</w:delText>
        </w:r>
      </w:del>
    </w:p>
    <w:p w14:paraId="0FFA329C" w14:textId="75632723" w:rsidR="00230CA0" w:rsidRPr="00E47E67" w:rsidDel="00637FDA" w:rsidRDefault="00230CA0" w:rsidP="00230CA0">
      <w:pPr>
        <w:widowControl w:val="0"/>
        <w:numPr>
          <w:ilvl w:val="2"/>
          <w:numId w:val="25"/>
        </w:numPr>
        <w:tabs>
          <w:tab w:val="left" w:pos="1545"/>
        </w:tabs>
        <w:autoSpaceDE w:val="0"/>
        <w:autoSpaceDN w:val="0"/>
        <w:adjustRightInd w:val="0"/>
        <w:jc w:val="both"/>
        <w:rPr>
          <w:del w:id="58" w:author="Jon Cox" w:date="2026-08-11T14:39:00Z" w16du:dateUtc="2026-08-11T21:39:00Z"/>
          <w:rFonts w:ascii="Segoe UI" w:hAnsi="Segoe UI" w:cs="Segoe UI"/>
          <w:sz w:val="20"/>
          <w:szCs w:val="20"/>
          <w:highlight w:val="yellow"/>
        </w:rPr>
      </w:pPr>
      <w:del w:id="59" w:author="Jon Cox" w:date="2026-08-11T14:39:00Z" w16du:dateUtc="2026-08-11T21:39:00Z">
        <w:r w:rsidRPr="00E47E67" w:rsidDel="00637FDA">
          <w:rPr>
            <w:rFonts w:ascii="Segoe UI" w:hAnsi="Segoe UI" w:cs="Segoe UI"/>
            <w:sz w:val="20"/>
            <w:szCs w:val="20"/>
            <w:highlight w:val="yellow"/>
          </w:rPr>
          <w:delText>Copy to read TONOPAH HIGH SCHOOL and HOME OF THE MUCKERS.</w:delText>
        </w:r>
      </w:del>
    </w:p>
    <w:p w14:paraId="0C744486" w14:textId="1DB1CDCF" w:rsidR="00230CA0" w:rsidRPr="00E47E67" w:rsidDel="00637FDA" w:rsidRDefault="00230CA0" w:rsidP="00230CA0">
      <w:pPr>
        <w:widowControl w:val="0"/>
        <w:numPr>
          <w:ilvl w:val="2"/>
          <w:numId w:val="25"/>
        </w:numPr>
        <w:tabs>
          <w:tab w:val="left" w:pos="1545"/>
        </w:tabs>
        <w:autoSpaceDE w:val="0"/>
        <w:autoSpaceDN w:val="0"/>
        <w:adjustRightInd w:val="0"/>
        <w:jc w:val="both"/>
        <w:rPr>
          <w:del w:id="60" w:author="Jon Cox" w:date="2026-08-11T14:39:00Z" w16du:dateUtc="2026-08-11T21:39:00Z"/>
          <w:rFonts w:ascii="Segoe UI" w:hAnsi="Segoe UI" w:cs="Segoe UI"/>
          <w:sz w:val="20"/>
          <w:szCs w:val="20"/>
          <w:highlight w:val="yellow"/>
        </w:rPr>
      </w:pPr>
      <w:del w:id="61" w:author="Jon Cox" w:date="2026-08-11T14:39:00Z" w16du:dateUtc="2026-08-11T21:39:00Z">
        <w:r w:rsidRPr="00E47E67" w:rsidDel="00637FDA">
          <w:rPr>
            <w:rFonts w:ascii="Segoe UI" w:hAnsi="Segoe UI" w:cs="Segoe UI"/>
            <w:sz w:val="20"/>
            <w:szCs w:val="20"/>
            <w:highlight w:val="yellow"/>
          </w:rPr>
          <w:delText>Includes flush stud mounting, drilled holes, mounting studs, anchors, fasteners, and adhesives.</w:delText>
        </w:r>
      </w:del>
    </w:p>
    <w:p w14:paraId="6375757C" w14:textId="7F798972" w:rsidR="00230CA0" w:rsidRPr="00E47E67" w:rsidDel="00637FDA" w:rsidRDefault="00230CA0" w:rsidP="00230CA0">
      <w:pPr>
        <w:widowControl w:val="0"/>
        <w:numPr>
          <w:ilvl w:val="2"/>
          <w:numId w:val="25"/>
        </w:numPr>
        <w:tabs>
          <w:tab w:val="left" w:pos="1545"/>
        </w:tabs>
        <w:autoSpaceDE w:val="0"/>
        <w:autoSpaceDN w:val="0"/>
        <w:adjustRightInd w:val="0"/>
        <w:jc w:val="both"/>
        <w:rPr>
          <w:del w:id="62" w:author="Jon Cox" w:date="2026-08-11T14:39:00Z" w16du:dateUtc="2026-08-11T21:39:00Z"/>
          <w:rFonts w:ascii="Segoe UI" w:hAnsi="Segoe UI" w:cs="Segoe UI"/>
          <w:sz w:val="20"/>
          <w:szCs w:val="20"/>
          <w:highlight w:val="yellow"/>
        </w:rPr>
      </w:pPr>
      <w:del w:id="63" w:author="Jon Cox" w:date="2026-08-11T14:39:00Z" w16du:dateUtc="2026-08-11T21:39:00Z">
        <w:r w:rsidRPr="00E47E67" w:rsidDel="00637FDA">
          <w:rPr>
            <w:rFonts w:ascii="Segoe UI" w:hAnsi="Segoe UI" w:cs="Segoe UI"/>
            <w:sz w:val="20"/>
            <w:szCs w:val="20"/>
            <w:highlight w:val="yellow"/>
          </w:rPr>
          <w:delText>Includes painted finish in the color and sheen selected by the Architect.</w:delText>
        </w:r>
      </w:del>
    </w:p>
    <w:p w14:paraId="2C2907B7" w14:textId="754E5F4C" w:rsidR="00230CA0" w:rsidRPr="00E47E67" w:rsidDel="00637FDA" w:rsidRDefault="00230CA0" w:rsidP="00230CA0">
      <w:pPr>
        <w:widowControl w:val="0"/>
        <w:numPr>
          <w:ilvl w:val="2"/>
          <w:numId w:val="25"/>
        </w:numPr>
        <w:tabs>
          <w:tab w:val="left" w:pos="1545"/>
        </w:tabs>
        <w:autoSpaceDE w:val="0"/>
        <w:autoSpaceDN w:val="0"/>
        <w:adjustRightInd w:val="0"/>
        <w:jc w:val="both"/>
        <w:rPr>
          <w:del w:id="64" w:author="Jon Cox" w:date="2026-08-11T14:39:00Z" w16du:dateUtc="2026-08-11T21:39:00Z"/>
          <w:rFonts w:ascii="Segoe UI" w:hAnsi="Segoe UI" w:cs="Segoe UI"/>
          <w:sz w:val="20"/>
          <w:szCs w:val="20"/>
          <w:highlight w:val="yellow"/>
        </w:rPr>
      </w:pPr>
      <w:del w:id="65" w:author="Jon Cox" w:date="2026-08-11T14:39:00Z" w16du:dateUtc="2026-08-11T21:39:00Z">
        <w:r w:rsidRPr="00E47E67" w:rsidDel="00637FDA">
          <w:rPr>
            <w:rFonts w:ascii="Segoe UI" w:hAnsi="Segoe UI" w:cs="Segoe UI"/>
            <w:sz w:val="20"/>
            <w:szCs w:val="20"/>
            <w:highlight w:val="yellow"/>
          </w:rPr>
          <w:delText>Provide field verification, full size mounting templates, and layout of all lettering prior to drilling.</w:delText>
        </w:r>
      </w:del>
    </w:p>
    <w:p w14:paraId="3D19C003" w14:textId="65A57681" w:rsidR="00230CA0" w:rsidRPr="00E47E67" w:rsidDel="00637FDA" w:rsidRDefault="00230CA0" w:rsidP="00230CA0">
      <w:pPr>
        <w:widowControl w:val="0"/>
        <w:numPr>
          <w:ilvl w:val="2"/>
          <w:numId w:val="25"/>
        </w:numPr>
        <w:tabs>
          <w:tab w:val="left" w:pos="1545"/>
        </w:tabs>
        <w:autoSpaceDE w:val="0"/>
        <w:autoSpaceDN w:val="0"/>
        <w:adjustRightInd w:val="0"/>
        <w:jc w:val="both"/>
        <w:rPr>
          <w:del w:id="66" w:author="Jon Cox" w:date="2026-08-11T14:39:00Z" w16du:dateUtc="2026-08-11T21:39:00Z"/>
          <w:rFonts w:ascii="Segoe UI" w:hAnsi="Segoe UI" w:cs="Segoe UI"/>
          <w:sz w:val="20"/>
          <w:szCs w:val="20"/>
          <w:highlight w:val="yellow"/>
        </w:rPr>
      </w:pPr>
      <w:del w:id="67" w:author="Jon Cox" w:date="2026-08-11T14:39:00Z" w16du:dateUtc="2026-08-11T21:39:00Z">
        <w:r w:rsidRPr="00E47E67" w:rsidDel="00637FDA">
          <w:rPr>
            <w:rFonts w:ascii="Segoe UI" w:hAnsi="Segoe UI" w:cs="Segoe UI"/>
            <w:sz w:val="20"/>
            <w:szCs w:val="20"/>
            <w:highlight w:val="yellow"/>
          </w:rPr>
          <w:delText>Provide final adjustment and alignment of all letters.</w:delText>
        </w:r>
      </w:del>
    </w:p>
    <w:p w14:paraId="1FE80656" w14:textId="3DFC03D4" w:rsidR="00230CA0" w:rsidRPr="00E47E67" w:rsidDel="00637FDA" w:rsidRDefault="00230CA0" w:rsidP="00230CA0">
      <w:pPr>
        <w:widowControl w:val="0"/>
        <w:numPr>
          <w:ilvl w:val="2"/>
          <w:numId w:val="25"/>
        </w:numPr>
        <w:tabs>
          <w:tab w:val="left" w:pos="1545"/>
        </w:tabs>
        <w:autoSpaceDE w:val="0"/>
        <w:autoSpaceDN w:val="0"/>
        <w:adjustRightInd w:val="0"/>
        <w:jc w:val="both"/>
        <w:rPr>
          <w:del w:id="68" w:author="Jon Cox" w:date="2026-08-11T14:39:00Z" w16du:dateUtc="2026-08-11T21:39:00Z"/>
          <w:rFonts w:ascii="Segoe UI" w:hAnsi="Segoe UI" w:cs="Segoe UI"/>
          <w:sz w:val="20"/>
          <w:szCs w:val="20"/>
          <w:highlight w:val="yellow"/>
        </w:rPr>
      </w:pPr>
      <w:del w:id="69" w:author="Jon Cox" w:date="2026-08-11T14:39:00Z" w16du:dateUtc="2026-08-11T21:39:00Z">
        <w:r w:rsidRPr="00E47E67" w:rsidDel="00637FDA">
          <w:rPr>
            <w:rFonts w:ascii="Segoe UI" w:hAnsi="Segoe UI" w:cs="Segoe UI"/>
            <w:sz w:val="20"/>
            <w:szCs w:val="20"/>
            <w:highlight w:val="yellow"/>
          </w:rPr>
          <w:delText>Supply and install one exterior wall mounted enclosed bulletin cabinet, 5'-0" x 3'-0", basis of design Aarco Products model ODCC.</w:delText>
        </w:r>
      </w:del>
    </w:p>
    <w:p w14:paraId="2347E384" w14:textId="11A9F030" w:rsidR="00230CA0" w:rsidRPr="00E47E67" w:rsidDel="00637FDA" w:rsidRDefault="00230CA0" w:rsidP="00230CA0">
      <w:pPr>
        <w:widowControl w:val="0"/>
        <w:numPr>
          <w:ilvl w:val="2"/>
          <w:numId w:val="25"/>
        </w:numPr>
        <w:tabs>
          <w:tab w:val="left" w:pos="1545"/>
        </w:tabs>
        <w:autoSpaceDE w:val="0"/>
        <w:autoSpaceDN w:val="0"/>
        <w:adjustRightInd w:val="0"/>
        <w:jc w:val="both"/>
        <w:rPr>
          <w:del w:id="70" w:author="Jon Cox" w:date="2026-08-11T14:39:00Z" w16du:dateUtc="2026-08-11T21:39:00Z"/>
          <w:rFonts w:ascii="Segoe UI" w:hAnsi="Segoe UI" w:cs="Segoe UI"/>
          <w:sz w:val="20"/>
          <w:szCs w:val="20"/>
          <w:highlight w:val="yellow"/>
        </w:rPr>
      </w:pPr>
      <w:del w:id="71" w:author="Jon Cox" w:date="2026-08-11T14:39:00Z" w16du:dateUtc="2026-08-11T21:39:00Z">
        <w:r w:rsidRPr="00E47E67" w:rsidDel="00637FDA">
          <w:rPr>
            <w:rFonts w:ascii="Segoe UI" w:hAnsi="Segoe UI" w:cs="Segoe UI"/>
            <w:sz w:val="20"/>
            <w:szCs w:val="20"/>
            <w:highlight w:val="yellow"/>
          </w:rPr>
          <w:delText>Includes bracing, mounting brackets, trim pieces, anchorage, fasteners, and all associated hardware and accessories.</w:delText>
        </w:r>
      </w:del>
    </w:p>
    <w:p w14:paraId="17F0035E" w14:textId="4BD0704E" w:rsidR="00230CA0" w:rsidRPr="00E47E67" w:rsidDel="00637FDA" w:rsidRDefault="00230CA0" w:rsidP="00230CA0">
      <w:pPr>
        <w:widowControl w:val="0"/>
        <w:numPr>
          <w:ilvl w:val="2"/>
          <w:numId w:val="25"/>
        </w:numPr>
        <w:tabs>
          <w:tab w:val="left" w:pos="1545"/>
        </w:tabs>
        <w:autoSpaceDE w:val="0"/>
        <w:autoSpaceDN w:val="0"/>
        <w:adjustRightInd w:val="0"/>
        <w:jc w:val="both"/>
        <w:rPr>
          <w:del w:id="72" w:author="Jon Cox" w:date="2026-08-11T14:39:00Z" w16du:dateUtc="2026-08-11T21:39:00Z"/>
          <w:rFonts w:ascii="Segoe UI" w:hAnsi="Segoe UI" w:cs="Segoe UI"/>
          <w:sz w:val="20"/>
          <w:szCs w:val="20"/>
          <w:highlight w:val="yellow"/>
        </w:rPr>
      </w:pPr>
      <w:del w:id="73" w:author="Jon Cox" w:date="2026-08-11T14:39:00Z" w16du:dateUtc="2026-08-11T21:39:00Z">
        <w:r w:rsidRPr="00E47E67" w:rsidDel="00637FDA">
          <w:rPr>
            <w:rFonts w:ascii="Segoe UI" w:hAnsi="Segoe UI" w:cs="Segoe UI"/>
            <w:sz w:val="20"/>
            <w:szCs w:val="20"/>
            <w:highlight w:val="yellow"/>
          </w:rPr>
          <w:delText>Seal all fastener penetrations and perimeter joints at exterior signage weathertight.</w:delText>
        </w:r>
      </w:del>
    </w:p>
    <w:p w14:paraId="6DBDDA67" w14:textId="1324A741" w:rsidR="00230CA0" w:rsidRPr="00E47E67" w:rsidDel="00637FDA" w:rsidRDefault="00230CA0" w:rsidP="00230CA0">
      <w:pPr>
        <w:widowControl w:val="0"/>
        <w:numPr>
          <w:ilvl w:val="2"/>
          <w:numId w:val="25"/>
        </w:numPr>
        <w:tabs>
          <w:tab w:val="left" w:pos="1545"/>
        </w:tabs>
        <w:autoSpaceDE w:val="0"/>
        <w:autoSpaceDN w:val="0"/>
        <w:adjustRightInd w:val="0"/>
        <w:jc w:val="both"/>
        <w:rPr>
          <w:del w:id="74" w:author="Jon Cox" w:date="2026-08-11T14:39:00Z" w16du:dateUtc="2026-08-11T21:39:00Z"/>
          <w:rFonts w:ascii="Segoe UI" w:hAnsi="Segoe UI" w:cs="Segoe UI"/>
          <w:sz w:val="20"/>
          <w:szCs w:val="20"/>
          <w:highlight w:val="yellow"/>
        </w:rPr>
      </w:pPr>
      <w:del w:id="75" w:author="Jon Cox" w:date="2026-08-11T14:39:00Z" w16du:dateUtc="2026-08-11T21:39:00Z">
        <w:r w:rsidRPr="00E47E67" w:rsidDel="00637FDA">
          <w:rPr>
            <w:rFonts w:ascii="Segoe UI" w:hAnsi="Segoe UI" w:cs="Segoe UI"/>
            <w:sz w:val="20"/>
            <w:szCs w:val="20"/>
            <w:highlight w:val="yellow"/>
          </w:rPr>
          <w:delText>Repair and refinish all adjacent surfaces disturbed by this Scope of Work.</w:delText>
        </w:r>
      </w:del>
    </w:p>
    <w:p w14:paraId="098D3C7A" w14:textId="4D2E04AF" w:rsidR="001E1305" w:rsidRPr="00E47E67" w:rsidRDefault="00230CA0" w:rsidP="001E1305">
      <w:pPr>
        <w:widowControl w:val="0"/>
        <w:numPr>
          <w:ilvl w:val="1"/>
          <w:numId w:val="25"/>
        </w:numPr>
        <w:tabs>
          <w:tab w:val="left" w:pos="1545"/>
        </w:tabs>
        <w:autoSpaceDE w:val="0"/>
        <w:autoSpaceDN w:val="0"/>
        <w:adjustRightInd w:val="0"/>
        <w:jc w:val="both"/>
        <w:rPr>
          <w:ins w:id="76" w:author="Jon Cox" w:date="2026-08-11T14:26:00Z" w16du:dateUtc="2026-08-11T21:26:00Z"/>
          <w:rFonts w:ascii="Segoe UI" w:hAnsi="Segoe UI" w:cs="Segoe UI"/>
          <w:sz w:val="20"/>
          <w:szCs w:val="20"/>
        </w:rPr>
      </w:pPr>
      <w:del w:id="77" w:author="Jon Cox" w:date="2026-08-11T14:39:00Z" w16du:dateUtc="2026-08-11T21:39:00Z">
        <w:r w:rsidRPr="00E47E67" w:rsidDel="00637FDA">
          <w:rPr>
            <w:rFonts w:ascii="Segoe UI" w:hAnsi="Segoe UI" w:cs="Segoe UI"/>
            <w:sz w:val="20"/>
            <w:szCs w:val="20"/>
            <w:highlight w:val="yellow"/>
          </w:rPr>
          <w:delText>Includes all adhesives, profiles, etching, anchors, fasteners, and final adjustments.</w:delText>
        </w:r>
      </w:del>
      <w:ins w:id="78" w:author="Jon Cox" w:date="2026-08-11T14:26:00Z" w16du:dateUtc="2026-08-11T21:26:00Z">
        <w:r w:rsidR="004441D9" w:rsidRPr="00E47E67">
          <w:rPr>
            <w:rFonts w:ascii="Segoe UI" w:hAnsi="Segoe UI" w:cs="Segoe UI"/>
            <w:sz w:val="20"/>
            <w:szCs w:val="20"/>
            <w:highlight w:val="yellow"/>
            <w:rPrChange w:id="79" w:author="Jon Cox" w:date="2026-08-11T14:54:00Z" w16du:dateUtc="2026-08-11T21:54:00Z">
              <w:rPr>
                <w:rFonts w:ascii="Segoe UI" w:hAnsi="Segoe UI" w:cs="Segoe UI"/>
                <w:color w:val="FF0000"/>
                <w:sz w:val="20"/>
                <w:szCs w:val="20"/>
                <w:highlight w:val="yellow"/>
              </w:rPr>
            </w:rPrChange>
          </w:rPr>
          <w:t>Exterior Lettering</w:t>
        </w:r>
        <w:commentRangeStart w:id="80"/>
        <w:r w:rsidR="001E1305" w:rsidRPr="00E47E67">
          <w:rPr>
            <w:rFonts w:ascii="Segoe UI" w:hAnsi="Segoe UI" w:cs="Segoe UI"/>
            <w:sz w:val="20"/>
            <w:szCs w:val="20"/>
            <w:highlight w:val="yellow"/>
            <w:rPrChange w:id="81" w:author="Jon Cox" w:date="2026-08-11T14:54:00Z" w16du:dateUtc="2026-08-11T21:54:00Z">
              <w:rPr>
                <w:rFonts w:ascii="Segoe UI" w:hAnsi="Segoe UI" w:cs="Segoe UI"/>
                <w:color w:val="FF0000"/>
                <w:sz w:val="20"/>
                <w:szCs w:val="20"/>
                <w:highlight w:val="yellow"/>
              </w:rPr>
            </w:rPrChange>
          </w:rPr>
          <w:t xml:space="preserve"> - Provide all materials, labor, equipment, and supervision for a complete Scope of Work per p</w:t>
        </w:r>
        <w:r w:rsidR="004441D9" w:rsidRPr="00E47E67">
          <w:rPr>
            <w:rFonts w:ascii="Segoe UI" w:hAnsi="Segoe UI" w:cs="Segoe UI"/>
            <w:sz w:val="20"/>
            <w:szCs w:val="20"/>
            <w:highlight w:val="yellow"/>
            <w:rPrChange w:id="82" w:author="Jon Cox" w:date="2026-08-11T14:54:00Z" w16du:dateUtc="2026-08-11T21:54:00Z">
              <w:rPr>
                <w:rFonts w:ascii="Segoe UI" w:hAnsi="Segoe UI" w:cs="Segoe UI"/>
                <w:color w:val="FF0000"/>
                <w:sz w:val="20"/>
                <w:szCs w:val="20"/>
                <w:highlight w:val="yellow"/>
              </w:rPr>
            </w:rPrChange>
          </w:rPr>
          <w:t>la</w:t>
        </w:r>
        <w:r w:rsidR="001E1305" w:rsidRPr="00E47E67">
          <w:rPr>
            <w:rFonts w:ascii="Segoe UI" w:hAnsi="Segoe UI" w:cs="Segoe UI"/>
            <w:sz w:val="20"/>
            <w:szCs w:val="20"/>
            <w:highlight w:val="yellow"/>
            <w:rPrChange w:id="83" w:author="Jon Cox" w:date="2026-08-11T14:54:00Z" w16du:dateUtc="2026-08-11T21:54:00Z">
              <w:rPr>
                <w:rFonts w:ascii="Segoe UI" w:hAnsi="Segoe UI" w:cs="Segoe UI"/>
                <w:color w:val="FF0000"/>
                <w:sz w:val="20"/>
                <w:szCs w:val="20"/>
                <w:highlight w:val="yellow"/>
              </w:rPr>
            </w:rPrChange>
          </w:rPr>
          <w:t>ns and specifications. This Scope of Work shall include, but not be limited to:</w:t>
        </w:r>
        <w:r w:rsidR="001E1305" w:rsidRPr="00E47E67">
          <w:rPr>
            <w:rFonts w:ascii="Segoe UI" w:hAnsi="Segoe UI" w:cs="Segoe UI"/>
            <w:sz w:val="20"/>
            <w:szCs w:val="20"/>
          </w:rPr>
          <w:t xml:space="preserve"> </w:t>
        </w:r>
        <w:commentRangeEnd w:id="80"/>
        <w:r w:rsidR="001E1305" w:rsidRPr="00E47E67">
          <w:rPr>
            <w:rStyle w:val="CommentReference"/>
            <w:rFonts w:ascii="Segoe UI" w:hAnsi="Segoe UI" w:cs="Segoe UI"/>
            <w:sz w:val="20"/>
            <w:szCs w:val="20"/>
          </w:rPr>
          <w:commentReference w:id="80"/>
        </w:r>
        <w:r w:rsidR="001E1305" w:rsidRPr="00E47E67">
          <w:rPr>
            <w:rFonts w:ascii="Segoe UI" w:hAnsi="Segoe UI" w:cs="Segoe UI"/>
            <w:sz w:val="20"/>
            <w:szCs w:val="20"/>
          </w:rPr>
          <w:t xml:space="preserve"> </w:t>
        </w:r>
      </w:ins>
    </w:p>
    <w:p w14:paraId="4973AD9F" w14:textId="7C4D030B" w:rsidR="008A48D3" w:rsidRPr="00E47E67" w:rsidRDefault="001E1305" w:rsidP="001E1305">
      <w:pPr>
        <w:widowControl w:val="0"/>
        <w:numPr>
          <w:ilvl w:val="2"/>
          <w:numId w:val="29"/>
        </w:numPr>
        <w:tabs>
          <w:tab w:val="left" w:pos="1545"/>
        </w:tabs>
        <w:autoSpaceDE w:val="0"/>
        <w:autoSpaceDN w:val="0"/>
        <w:adjustRightInd w:val="0"/>
        <w:jc w:val="both"/>
        <w:rPr>
          <w:ins w:id="84" w:author="Jon Cox" w:date="2026-08-11T14:28:00Z" w16du:dateUtc="2026-08-11T21:28:00Z"/>
          <w:rFonts w:ascii="Segoe UI" w:hAnsi="Segoe UI" w:cs="Segoe UI"/>
          <w:sz w:val="20"/>
          <w:szCs w:val="20"/>
          <w:highlight w:val="yellow"/>
          <w:rPrChange w:id="85" w:author="Jon Cox" w:date="2026-08-11T14:54:00Z" w16du:dateUtc="2026-08-11T21:54:00Z">
            <w:rPr>
              <w:ins w:id="86" w:author="Jon Cox" w:date="2026-08-11T14:28:00Z" w16du:dateUtc="2026-08-11T21:28:00Z"/>
              <w:rFonts w:ascii="Segoe UI" w:hAnsi="Segoe UI" w:cs="Segoe UI"/>
              <w:sz w:val="20"/>
              <w:szCs w:val="20"/>
            </w:rPr>
          </w:rPrChange>
        </w:rPr>
      </w:pPr>
      <w:ins w:id="87" w:author="Jon Cox" w:date="2026-08-11T14:26:00Z" w16du:dateUtc="2026-08-11T21:26:00Z">
        <w:r w:rsidRPr="00E47E67">
          <w:rPr>
            <w:rFonts w:ascii="Segoe UI" w:hAnsi="Segoe UI" w:cs="Segoe UI"/>
            <w:sz w:val="20"/>
            <w:szCs w:val="20"/>
            <w:highlight w:val="yellow"/>
            <w:rPrChange w:id="88" w:author="Jon Cox" w:date="2026-08-11T14:54:00Z" w16du:dateUtc="2026-08-11T21:54:00Z">
              <w:rPr>
                <w:rFonts w:ascii="Segoe UI" w:hAnsi="Segoe UI" w:cs="Segoe UI"/>
                <w:sz w:val="20"/>
                <w:szCs w:val="20"/>
              </w:rPr>
            </w:rPrChange>
          </w:rPr>
          <w:t>Furnish and install</w:t>
        </w:r>
      </w:ins>
      <w:ins w:id="89" w:author="Jon Cox" w:date="2026-08-11T14:28:00Z" w16du:dateUtc="2026-08-11T21:28:00Z">
        <w:r w:rsidR="002527B4" w:rsidRPr="00E47E67">
          <w:rPr>
            <w:rFonts w:ascii="Segoe UI" w:hAnsi="Segoe UI" w:cs="Segoe UI"/>
            <w:sz w:val="20"/>
            <w:szCs w:val="20"/>
            <w:highlight w:val="yellow"/>
            <w:rPrChange w:id="90" w:author="Jon Cox" w:date="2026-08-11T14:54:00Z" w16du:dateUtc="2026-08-11T21:54:00Z">
              <w:rPr>
                <w:rFonts w:ascii="Segoe UI" w:hAnsi="Segoe UI" w:cs="Segoe UI"/>
                <w:sz w:val="20"/>
                <w:szCs w:val="20"/>
              </w:rPr>
            </w:rPrChange>
          </w:rPr>
          <w:t xml:space="preserve"> 24 inch high</w:t>
        </w:r>
      </w:ins>
      <w:ins w:id="91" w:author="Jon Cox" w:date="2026-08-11T14:26:00Z" w16du:dateUtc="2026-08-11T21:26:00Z">
        <w:r w:rsidRPr="00E47E67">
          <w:rPr>
            <w:rFonts w:ascii="Segoe UI" w:hAnsi="Segoe UI" w:cs="Segoe UI"/>
            <w:sz w:val="20"/>
            <w:szCs w:val="20"/>
            <w:highlight w:val="yellow"/>
            <w:rPrChange w:id="92" w:author="Jon Cox" w:date="2026-08-11T14:54:00Z" w16du:dateUtc="2026-08-11T21:54:00Z">
              <w:rPr>
                <w:rFonts w:ascii="Segoe UI" w:hAnsi="Segoe UI" w:cs="Segoe UI"/>
                <w:sz w:val="20"/>
                <w:szCs w:val="20"/>
              </w:rPr>
            </w:rPrChange>
          </w:rPr>
          <w:t xml:space="preserve"> exterior mounted</w:t>
        </w:r>
      </w:ins>
      <w:ins w:id="93" w:author="Jon Cox" w:date="2026-08-11T14:34:00Z" w16du:dateUtc="2026-08-11T21:34:00Z">
        <w:r w:rsidR="0091435A" w:rsidRPr="00E47E67">
          <w:rPr>
            <w:rFonts w:ascii="Segoe UI" w:hAnsi="Segoe UI" w:cs="Segoe UI"/>
            <w:sz w:val="20"/>
            <w:szCs w:val="20"/>
            <w:highlight w:val="yellow"/>
            <w:rPrChange w:id="94" w:author="Jon Cox" w:date="2026-08-11T14:54:00Z" w16du:dateUtc="2026-08-11T21:54:00Z">
              <w:rPr>
                <w:rFonts w:ascii="Segoe UI" w:hAnsi="Segoe UI" w:cs="Segoe UI"/>
                <w:sz w:val="20"/>
                <w:szCs w:val="20"/>
              </w:rPr>
            </w:rPrChange>
          </w:rPr>
          <w:t>, aluminum</w:t>
        </w:r>
      </w:ins>
      <w:ins w:id="95" w:author="Jon Cox" w:date="2026-08-11T14:26:00Z" w16du:dateUtc="2026-08-11T21:26:00Z">
        <w:r w:rsidRPr="00E47E67">
          <w:rPr>
            <w:rFonts w:ascii="Segoe UI" w:hAnsi="Segoe UI" w:cs="Segoe UI"/>
            <w:sz w:val="20"/>
            <w:szCs w:val="20"/>
            <w:highlight w:val="yellow"/>
            <w:rPrChange w:id="96" w:author="Jon Cox" w:date="2026-08-11T14:54:00Z" w16du:dateUtc="2026-08-11T21:54:00Z">
              <w:rPr>
                <w:rFonts w:ascii="Segoe UI" w:hAnsi="Segoe UI" w:cs="Segoe UI"/>
                <w:sz w:val="20"/>
                <w:szCs w:val="20"/>
              </w:rPr>
            </w:rPrChange>
          </w:rPr>
          <w:t xml:space="preserve"> </w:t>
        </w:r>
      </w:ins>
      <w:ins w:id="97" w:author="Jon Cox" w:date="2026-08-11T14:27:00Z" w16du:dateUtc="2026-08-11T21:27:00Z">
        <w:r w:rsidR="004441D9" w:rsidRPr="00E47E67">
          <w:rPr>
            <w:rFonts w:ascii="Segoe UI" w:hAnsi="Segoe UI" w:cs="Segoe UI"/>
            <w:sz w:val="20"/>
            <w:szCs w:val="20"/>
            <w:highlight w:val="yellow"/>
            <w:rPrChange w:id="98" w:author="Jon Cox" w:date="2026-08-11T14:54:00Z" w16du:dateUtc="2026-08-11T21:54:00Z">
              <w:rPr>
                <w:rFonts w:ascii="Segoe UI" w:hAnsi="Segoe UI" w:cs="Segoe UI"/>
                <w:sz w:val="20"/>
                <w:szCs w:val="20"/>
              </w:rPr>
            </w:rPrChange>
          </w:rPr>
          <w:t xml:space="preserve">lettering per </w:t>
        </w:r>
        <w:r w:rsidR="008A48D3" w:rsidRPr="00E47E67">
          <w:rPr>
            <w:rFonts w:ascii="Segoe UI" w:hAnsi="Segoe UI" w:cs="Segoe UI"/>
            <w:sz w:val="20"/>
            <w:szCs w:val="20"/>
            <w:highlight w:val="yellow"/>
            <w:rPrChange w:id="99" w:author="Jon Cox" w:date="2026-08-11T14:54:00Z" w16du:dateUtc="2026-08-11T21:54:00Z">
              <w:rPr>
                <w:rFonts w:ascii="Segoe UI" w:hAnsi="Segoe UI" w:cs="Segoe UI"/>
                <w:sz w:val="20"/>
                <w:szCs w:val="20"/>
              </w:rPr>
            </w:rPrChange>
          </w:rPr>
          <w:t>Keynote 6-04/A5-10.</w:t>
        </w:r>
      </w:ins>
    </w:p>
    <w:p w14:paraId="32D904B9" w14:textId="2580BC63" w:rsidR="0015655A" w:rsidRPr="00E47E67" w:rsidRDefault="000D2888" w:rsidP="001E1305">
      <w:pPr>
        <w:widowControl w:val="0"/>
        <w:numPr>
          <w:ilvl w:val="2"/>
          <w:numId w:val="29"/>
        </w:numPr>
        <w:tabs>
          <w:tab w:val="left" w:pos="1545"/>
        </w:tabs>
        <w:autoSpaceDE w:val="0"/>
        <w:autoSpaceDN w:val="0"/>
        <w:adjustRightInd w:val="0"/>
        <w:jc w:val="both"/>
        <w:rPr>
          <w:ins w:id="100" w:author="Jon Cox" w:date="2026-08-11T14:27:00Z" w16du:dateUtc="2026-08-11T21:27:00Z"/>
          <w:rFonts w:ascii="Segoe UI" w:hAnsi="Segoe UI" w:cs="Segoe UI"/>
          <w:sz w:val="20"/>
          <w:szCs w:val="20"/>
          <w:highlight w:val="yellow"/>
          <w:rPrChange w:id="101" w:author="Jon Cox" w:date="2026-08-11T14:54:00Z" w16du:dateUtc="2026-08-11T21:54:00Z">
            <w:rPr>
              <w:ins w:id="102" w:author="Jon Cox" w:date="2026-08-11T14:27:00Z" w16du:dateUtc="2026-08-11T21:27:00Z"/>
              <w:rFonts w:ascii="Segoe UI" w:hAnsi="Segoe UI" w:cs="Segoe UI"/>
              <w:sz w:val="20"/>
              <w:szCs w:val="20"/>
            </w:rPr>
          </w:rPrChange>
        </w:rPr>
      </w:pPr>
      <w:ins w:id="103" w:author="Jon Cox" w:date="2026-08-11T14:41:00Z" w16du:dateUtc="2026-08-11T21:41:00Z">
        <w:r w:rsidRPr="00E47E67">
          <w:rPr>
            <w:rFonts w:ascii="Segoe UI" w:hAnsi="Segoe UI" w:cs="Segoe UI"/>
            <w:sz w:val="20"/>
            <w:szCs w:val="20"/>
            <w:highlight w:val="yellow"/>
            <w:rPrChange w:id="104" w:author="Jon Cox" w:date="2026-08-11T14:54:00Z" w16du:dateUtc="2026-08-11T21:54:00Z">
              <w:rPr>
                <w:rFonts w:ascii="Segoe UI" w:hAnsi="Segoe UI" w:cs="Segoe UI"/>
                <w:sz w:val="20"/>
                <w:szCs w:val="20"/>
              </w:rPr>
            </w:rPrChange>
          </w:rPr>
          <w:t>Lette</w:t>
        </w:r>
      </w:ins>
      <w:ins w:id="105" w:author="Jon Cox" w:date="2026-08-11T14:42:00Z" w16du:dateUtc="2026-08-11T21:42:00Z">
        <w:r w:rsidRPr="00E47E67">
          <w:rPr>
            <w:rFonts w:ascii="Segoe UI" w:hAnsi="Segoe UI" w:cs="Segoe UI"/>
            <w:sz w:val="20"/>
            <w:szCs w:val="20"/>
            <w:highlight w:val="yellow"/>
            <w:rPrChange w:id="106" w:author="Jon Cox" w:date="2026-08-11T14:54:00Z" w16du:dateUtc="2026-08-11T21:54:00Z">
              <w:rPr>
                <w:rFonts w:ascii="Segoe UI" w:hAnsi="Segoe UI" w:cs="Segoe UI"/>
                <w:sz w:val="20"/>
                <w:szCs w:val="20"/>
              </w:rPr>
            </w:rPrChange>
          </w:rPr>
          <w:t>ring i</w:t>
        </w:r>
      </w:ins>
      <w:ins w:id="107" w:author="Jon Cox" w:date="2026-08-11T14:28:00Z" w16du:dateUtc="2026-08-11T21:28:00Z">
        <w:r w:rsidR="0015655A" w:rsidRPr="00E47E67">
          <w:rPr>
            <w:rFonts w:ascii="Segoe UI" w:hAnsi="Segoe UI" w:cs="Segoe UI"/>
            <w:sz w:val="20"/>
            <w:szCs w:val="20"/>
            <w:highlight w:val="yellow"/>
            <w:rPrChange w:id="108" w:author="Jon Cox" w:date="2026-08-11T14:54:00Z" w16du:dateUtc="2026-08-11T21:54:00Z">
              <w:rPr>
                <w:rFonts w:ascii="Segoe UI" w:hAnsi="Segoe UI" w:cs="Segoe UI"/>
                <w:sz w:val="20"/>
                <w:szCs w:val="20"/>
              </w:rPr>
            </w:rPrChange>
          </w:rPr>
          <w:t>ncludes TONOPAH HIGH SCHOOL HOME OF THE MUCKERS.</w:t>
        </w:r>
      </w:ins>
    </w:p>
    <w:p w14:paraId="7A6F2AED" w14:textId="454A6324" w:rsidR="001E1305" w:rsidRPr="00E47E67" w:rsidRDefault="008A48D3" w:rsidP="0015655A">
      <w:pPr>
        <w:widowControl w:val="0"/>
        <w:numPr>
          <w:ilvl w:val="2"/>
          <w:numId w:val="29"/>
        </w:numPr>
        <w:tabs>
          <w:tab w:val="left" w:pos="1545"/>
        </w:tabs>
        <w:autoSpaceDE w:val="0"/>
        <w:autoSpaceDN w:val="0"/>
        <w:adjustRightInd w:val="0"/>
        <w:jc w:val="both"/>
        <w:rPr>
          <w:ins w:id="109" w:author="Jon Cox" w:date="2026-08-11T14:33:00Z" w16du:dateUtc="2026-08-11T21:33:00Z"/>
          <w:rFonts w:ascii="Segoe UI" w:hAnsi="Segoe UI" w:cs="Segoe UI"/>
          <w:sz w:val="20"/>
          <w:szCs w:val="20"/>
          <w:highlight w:val="yellow"/>
          <w:rPrChange w:id="110" w:author="Jon Cox" w:date="2026-08-11T14:54:00Z" w16du:dateUtc="2026-08-11T21:54:00Z">
            <w:rPr>
              <w:ins w:id="111" w:author="Jon Cox" w:date="2026-08-11T14:33:00Z" w16du:dateUtc="2026-08-11T21:33:00Z"/>
              <w:rFonts w:ascii="Segoe UI" w:hAnsi="Segoe UI" w:cs="Segoe UI"/>
              <w:sz w:val="20"/>
              <w:szCs w:val="20"/>
            </w:rPr>
          </w:rPrChange>
        </w:rPr>
      </w:pPr>
      <w:ins w:id="112" w:author="Jon Cox" w:date="2026-08-11T14:27:00Z" w16du:dateUtc="2026-08-11T21:27:00Z">
        <w:r w:rsidRPr="00E47E67">
          <w:rPr>
            <w:rFonts w:ascii="Segoe UI" w:hAnsi="Segoe UI" w:cs="Segoe UI"/>
            <w:sz w:val="20"/>
            <w:szCs w:val="20"/>
            <w:highlight w:val="yellow"/>
            <w:rPrChange w:id="113" w:author="Jon Cox" w:date="2026-08-11T14:54:00Z" w16du:dateUtc="2026-08-11T21:54:00Z">
              <w:rPr>
                <w:rFonts w:ascii="Segoe UI" w:hAnsi="Segoe UI" w:cs="Segoe UI"/>
                <w:sz w:val="20"/>
                <w:szCs w:val="20"/>
              </w:rPr>
            </w:rPrChange>
          </w:rPr>
          <w:t>I</w:t>
        </w:r>
      </w:ins>
      <w:ins w:id="114" w:author="Jon Cox" w:date="2026-08-11T14:26:00Z" w16du:dateUtc="2026-08-11T21:26:00Z">
        <w:r w:rsidR="001E1305" w:rsidRPr="00E47E67">
          <w:rPr>
            <w:rFonts w:ascii="Segoe UI" w:hAnsi="Segoe UI" w:cs="Segoe UI"/>
            <w:sz w:val="20"/>
            <w:szCs w:val="20"/>
            <w:highlight w:val="yellow"/>
            <w:rPrChange w:id="115" w:author="Jon Cox" w:date="2026-08-11T14:54:00Z" w16du:dateUtc="2026-08-11T21:54:00Z">
              <w:rPr>
                <w:rFonts w:ascii="Segoe UI" w:hAnsi="Segoe UI" w:cs="Segoe UI"/>
                <w:sz w:val="20"/>
                <w:szCs w:val="20"/>
              </w:rPr>
            </w:rPrChange>
          </w:rPr>
          <w:t>nclud</w:t>
        </w:r>
      </w:ins>
      <w:ins w:id="116" w:author="Jon Cox" w:date="2026-08-11T14:27:00Z" w16du:dateUtc="2026-08-11T21:27:00Z">
        <w:r w:rsidR="002527B4" w:rsidRPr="00E47E67">
          <w:rPr>
            <w:rFonts w:ascii="Segoe UI" w:hAnsi="Segoe UI" w:cs="Segoe UI"/>
            <w:sz w:val="20"/>
            <w:szCs w:val="20"/>
            <w:highlight w:val="yellow"/>
            <w:rPrChange w:id="117" w:author="Jon Cox" w:date="2026-08-11T14:54:00Z" w16du:dateUtc="2026-08-11T21:54:00Z">
              <w:rPr>
                <w:rFonts w:ascii="Segoe UI" w:hAnsi="Segoe UI" w:cs="Segoe UI"/>
                <w:sz w:val="20"/>
                <w:szCs w:val="20"/>
              </w:rPr>
            </w:rPrChange>
          </w:rPr>
          <w:t>es</w:t>
        </w:r>
      </w:ins>
      <w:ins w:id="118" w:author="Jon Cox" w:date="2026-08-11T14:26:00Z" w16du:dateUtc="2026-08-11T21:26:00Z">
        <w:r w:rsidR="001E1305" w:rsidRPr="00E47E67">
          <w:rPr>
            <w:rFonts w:ascii="Segoe UI" w:hAnsi="Segoe UI" w:cs="Segoe UI"/>
            <w:sz w:val="20"/>
            <w:szCs w:val="20"/>
            <w:highlight w:val="yellow"/>
            <w:rPrChange w:id="119" w:author="Jon Cox" w:date="2026-08-11T14:54:00Z" w16du:dateUtc="2026-08-11T21:54:00Z">
              <w:rPr>
                <w:rFonts w:ascii="Segoe UI" w:hAnsi="Segoe UI" w:cs="Segoe UI"/>
                <w:sz w:val="20"/>
                <w:szCs w:val="20"/>
              </w:rPr>
            </w:rPrChange>
          </w:rPr>
          <w:t xml:space="preserve"> all</w:t>
        </w:r>
      </w:ins>
      <w:ins w:id="120" w:author="Jon Cox" w:date="2026-08-11T14:27:00Z" w16du:dateUtc="2026-08-11T21:27:00Z">
        <w:r w:rsidR="002527B4" w:rsidRPr="00E47E67">
          <w:rPr>
            <w:rFonts w:ascii="Segoe UI" w:hAnsi="Segoe UI" w:cs="Segoe UI"/>
            <w:sz w:val="20"/>
            <w:szCs w:val="20"/>
            <w:highlight w:val="yellow"/>
            <w:rPrChange w:id="121" w:author="Jon Cox" w:date="2026-08-11T14:54:00Z" w16du:dateUtc="2026-08-11T21:54:00Z">
              <w:rPr>
                <w:rFonts w:ascii="Segoe UI" w:hAnsi="Segoe UI" w:cs="Segoe UI"/>
                <w:sz w:val="20"/>
                <w:szCs w:val="20"/>
              </w:rPr>
            </w:rPrChange>
          </w:rPr>
          <w:t xml:space="preserve"> concealed anchors</w:t>
        </w:r>
      </w:ins>
      <w:ins w:id="122" w:author="Jon Cox" w:date="2026-08-11T14:28:00Z" w16du:dateUtc="2026-08-11T21:28:00Z">
        <w:r w:rsidR="002527B4" w:rsidRPr="00E47E67">
          <w:rPr>
            <w:rFonts w:ascii="Segoe UI" w:hAnsi="Segoe UI" w:cs="Segoe UI"/>
            <w:sz w:val="20"/>
            <w:szCs w:val="20"/>
            <w:highlight w:val="yellow"/>
            <w:rPrChange w:id="123" w:author="Jon Cox" w:date="2026-08-11T14:54:00Z" w16du:dateUtc="2026-08-11T21:54:00Z">
              <w:rPr>
                <w:rFonts w:ascii="Segoe UI" w:hAnsi="Segoe UI" w:cs="Segoe UI"/>
                <w:sz w:val="20"/>
                <w:szCs w:val="20"/>
              </w:rPr>
            </w:rPrChange>
          </w:rPr>
          <w:t xml:space="preserve"> and</w:t>
        </w:r>
      </w:ins>
      <w:ins w:id="124" w:author="Jon Cox" w:date="2026-08-11T14:26:00Z" w16du:dateUtc="2026-08-11T21:26:00Z">
        <w:r w:rsidR="001E1305" w:rsidRPr="00E47E67">
          <w:rPr>
            <w:rFonts w:ascii="Segoe UI" w:hAnsi="Segoe UI" w:cs="Segoe UI"/>
            <w:sz w:val="20"/>
            <w:szCs w:val="20"/>
            <w:highlight w:val="yellow"/>
            <w:rPrChange w:id="125" w:author="Jon Cox" w:date="2026-08-11T14:54:00Z" w16du:dateUtc="2026-08-11T21:54:00Z">
              <w:rPr>
                <w:rFonts w:ascii="Segoe UI" w:hAnsi="Segoe UI" w:cs="Segoe UI"/>
                <w:sz w:val="20"/>
                <w:szCs w:val="20"/>
              </w:rPr>
            </w:rPrChange>
          </w:rPr>
          <w:t xml:space="preserve"> fasteners as required for a complete installation</w:t>
        </w:r>
      </w:ins>
      <w:ins w:id="126" w:author="Jon Cox" w:date="2026-08-11T14:41:00Z" w16du:dateUtc="2026-08-11T21:41:00Z">
        <w:r w:rsidR="000D2888" w:rsidRPr="00E47E67">
          <w:rPr>
            <w:rFonts w:ascii="Segoe UI" w:hAnsi="Segoe UI" w:cs="Segoe UI"/>
            <w:sz w:val="20"/>
            <w:szCs w:val="20"/>
            <w:highlight w:val="yellow"/>
            <w:rPrChange w:id="127" w:author="Jon Cox" w:date="2026-08-11T14:54:00Z" w16du:dateUtc="2026-08-11T21:54:00Z">
              <w:rPr>
                <w:rFonts w:ascii="Segoe UI" w:hAnsi="Segoe UI" w:cs="Segoe UI"/>
                <w:sz w:val="20"/>
                <w:szCs w:val="20"/>
              </w:rPr>
            </w:rPrChange>
          </w:rPr>
          <w:t>.</w:t>
        </w:r>
      </w:ins>
    </w:p>
    <w:p w14:paraId="423B45EA" w14:textId="0FAF22E1" w:rsidR="00667909" w:rsidRPr="00E47E67" w:rsidRDefault="00667909">
      <w:pPr>
        <w:widowControl w:val="0"/>
        <w:numPr>
          <w:ilvl w:val="2"/>
          <w:numId w:val="29"/>
        </w:numPr>
        <w:tabs>
          <w:tab w:val="left" w:pos="1545"/>
        </w:tabs>
        <w:autoSpaceDE w:val="0"/>
        <w:autoSpaceDN w:val="0"/>
        <w:adjustRightInd w:val="0"/>
        <w:jc w:val="both"/>
        <w:rPr>
          <w:rFonts w:ascii="Segoe UI" w:hAnsi="Segoe UI" w:cs="Segoe UI"/>
          <w:sz w:val="20"/>
          <w:szCs w:val="20"/>
          <w:highlight w:val="yellow"/>
        </w:rPr>
        <w:pPrChange w:id="128"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ins w:id="129" w:author="Jon Cox" w:date="2026-08-11T14:33:00Z" w16du:dateUtc="2026-08-11T21:33:00Z">
        <w:r w:rsidRPr="00E47E67">
          <w:rPr>
            <w:rFonts w:ascii="Segoe UI" w:hAnsi="Segoe UI" w:cs="Segoe UI"/>
            <w:sz w:val="20"/>
            <w:szCs w:val="20"/>
            <w:highlight w:val="yellow"/>
            <w:rPrChange w:id="130" w:author="Jon Cox" w:date="2026-08-11T14:54:00Z" w16du:dateUtc="2026-08-11T21:54:00Z">
              <w:rPr>
                <w:rFonts w:ascii="Segoe UI" w:hAnsi="Segoe UI" w:cs="Segoe UI"/>
                <w:sz w:val="20"/>
                <w:szCs w:val="20"/>
              </w:rPr>
            </w:rPrChange>
          </w:rPr>
          <w:t xml:space="preserve">Includes </w:t>
        </w:r>
      </w:ins>
      <w:ins w:id="131" w:author="Jon Cox" w:date="2026-08-11T14:34:00Z" w16du:dateUtc="2026-08-11T21:34:00Z">
        <w:r w:rsidR="0091435A" w:rsidRPr="00E47E67">
          <w:rPr>
            <w:rFonts w:ascii="Segoe UI" w:hAnsi="Segoe UI" w:cs="Segoe UI"/>
            <w:sz w:val="20"/>
            <w:szCs w:val="20"/>
            <w:highlight w:val="yellow"/>
            <w:rPrChange w:id="132" w:author="Jon Cox" w:date="2026-08-11T14:54:00Z" w16du:dateUtc="2026-08-11T21:54:00Z">
              <w:rPr>
                <w:rFonts w:ascii="Segoe UI" w:hAnsi="Segoe UI" w:cs="Segoe UI"/>
                <w:sz w:val="20"/>
                <w:szCs w:val="20"/>
              </w:rPr>
            </w:rPrChange>
          </w:rPr>
          <w:t xml:space="preserve">painted </w:t>
        </w:r>
      </w:ins>
      <w:ins w:id="133" w:author="Jon Cox" w:date="2026-08-11T14:33:00Z" w16du:dateUtc="2026-08-11T21:33:00Z">
        <w:r w:rsidRPr="00E47E67">
          <w:rPr>
            <w:rFonts w:ascii="Segoe UI" w:hAnsi="Segoe UI" w:cs="Segoe UI"/>
            <w:sz w:val="20"/>
            <w:szCs w:val="20"/>
            <w:highlight w:val="yellow"/>
            <w:rPrChange w:id="134" w:author="Jon Cox" w:date="2026-08-11T14:54:00Z" w16du:dateUtc="2026-08-11T21:54:00Z">
              <w:rPr>
                <w:rFonts w:ascii="Segoe UI" w:hAnsi="Segoe UI" w:cs="Segoe UI"/>
                <w:sz w:val="20"/>
                <w:szCs w:val="20"/>
              </w:rPr>
            </w:rPrChange>
          </w:rPr>
          <w:t>finish color as s</w:t>
        </w:r>
      </w:ins>
      <w:ins w:id="135" w:author="Jon Cox" w:date="2026-08-11T14:34:00Z" w16du:dateUtc="2026-08-11T21:34:00Z">
        <w:r w:rsidRPr="00E47E67">
          <w:rPr>
            <w:rFonts w:ascii="Segoe UI" w:hAnsi="Segoe UI" w:cs="Segoe UI"/>
            <w:sz w:val="20"/>
            <w:szCs w:val="20"/>
            <w:highlight w:val="yellow"/>
            <w:rPrChange w:id="136" w:author="Jon Cox" w:date="2026-08-11T14:54:00Z" w16du:dateUtc="2026-08-11T21:54:00Z">
              <w:rPr>
                <w:rFonts w:ascii="Segoe UI" w:hAnsi="Segoe UI" w:cs="Segoe UI"/>
                <w:sz w:val="20"/>
                <w:szCs w:val="20"/>
              </w:rPr>
            </w:rPrChange>
          </w:rPr>
          <w:t>elected</w:t>
        </w:r>
      </w:ins>
      <w:ins w:id="137" w:author="Jon Cox" w:date="2026-08-11T14:33:00Z" w16du:dateUtc="2026-08-11T21:33:00Z">
        <w:r w:rsidRPr="00E47E67">
          <w:rPr>
            <w:rFonts w:ascii="Segoe UI" w:hAnsi="Segoe UI" w:cs="Segoe UI"/>
            <w:sz w:val="20"/>
            <w:szCs w:val="20"/>
            <w:highlight w:val="yellow"/>
            <w:rPrChange w:id="138" w:author="Jon Cox" w:date="2026-08-11T14:54:00Z" w16du:dateUtc="2026-08-11T21:54:00Z">
              <w:rPr>
                <w:rFonts w:ascii="Segoe UI" w:hAnsi="Segoe UI" w:cs="Segoe UI"/>
                <w:sz w:val="20"/>
                <w:szCs w:val="20"/>
              </w:rPr>
            </w:rPrChange>
          </w:rPr>
          <w:t xml:space="preserve"> by Architect</w:t>
        </w:r>
      </w:ins>
    </w:p>
    <w:p w14:paraId="254BB5A7" w14:textId="33573C8C" w:rsidR="00230CA0" w:rsidRPr="00E47E67" w:rsidRDefault="006A1C5C" w:rsidP="00230CA0">
      <w:pPr>
        <w:widowControl w:val="0"/>
        <w:numPr>
          <w:ilvl w:val="1"/>
          <w:numId w:val="25"/>
        </w:numPr>
        <w:tabs>
          <w:tab w:val="left" w:pos="1545"/>
        </w:tabs>
        <w:autoSpaceDE w:val="0"/>
        <w:autoSpaceDN w:val="0"/>
        <w:adjustRightInd w:val="0"/>
        <w:jc w:val="both"/>
        <w:rPr>
          <w:rFonts w:ascii="Segoe UI" w:hAnsi="Segoe UI" w:cs="Segoe UI"/>
          <w:sz w:val="20"/>
          <w:szCs w:val="20"/>
          <w:highlight w:val="yellow"/>
          <w:rPrChange w:id="139" w:author="Jon Cox" w:date="2026-08-11T14:54:00Z" w16du:dateUtc="2026-08-11T21:54:00Z">
            <w:rPr>
              <w:rFonts w:ascii="Segoe UI" w:hAnsi="Segoe UI" w:cs="Segoe UI"/>
              <w:sz w:val="20"/>
              <w:szCs w:val="20"/>
            </w:rPr>
          </w:rPrChange>
        </w:rPr>
      </w:pPr>
      <w:ins w:id="140" w:author="Jon Cox" w:date="2026-08-11T14:22:00Z" w16du:dateUtc="2026-08-11T21:22:00Z">
        <w:r w:rsidRPr="00E47E67">
          <w:rPr>
            <w:rFonts w:ascii="Segoe UI" w:hAnsi="Segoe UI" w:cs="Segoe UI"/>
            <w:sz w:val="20"/>
            <w:szCs w:val="20"/>
            <w:highlight w:val="yellow"/>
            <w:rPrChange w:id="141" w:author="Jon Cox" w:date="2026-08-11T14:54:00Z" w16du:dateUtc="2026-08-11T21:54:00Z">
              <w:rPr>
                <w:rFonts w:ascii="Segoe UI" w:hAnsi="Segoe UI" w:cs="Segoe UI"/>
                <w:color w:val="FF0000"/>
                <w:sz w:val="20"/>
                <w:szCs w:val="20"/>
                <w:highlight w:val="yellow"/>
              </w:rPr>
            </w:rPrChange>
          </w:rPr>
          <w:t>Menu Display Case</w:t>
        </w:r>
      </w:ins>
      <w:commentRangeStart w:id="142"/>
      <w:ins w:id="143" w:author="Jon Cox" w:date="2026-08-11T14:21:00Z" w16du:dateUtc="2026-08-11T21:21:00Z">
        <w:r w:rsidR="0039077A" w:rsidRPr="00E47E67">
          <w:rPr>
            <w:rFonts w:ascii="Segoe UI" w:hAnsi="Segoe UI" w:cs="Segoe UI"/>
            <w:sz w:val="20"/>
            <w:szCs w:val="20"/>
            <w:highlight w:val="yellow"/>
            <w:rPrChange w:id="144" w:author="Jon Cox" w:date="2026-08-11T14:54:00Z" w16du:dateUtc="2026-08-11T21:54:00Z">
              <w:rPr>
                <w:rFonts w:ascii="Segoe UI" w:hAnsi="Segoe UI" w:cs="Segoe UI"/>
                <w:color w:val="FF0000"/>
                <w:sz w:val="20"/>
                <w:szCs w:val="20"/>
                <w:highlight w:val="yellow"/>
              </w:rPr>
            </w:rPrChange>
          </w:rPr>
          <w:t xml:space="preserve"> - Provide all materials, labor, equipment, and supervision for a complete Scope of Work per plans and specifications. This Scope of Work shall include, but not be limited to:</w:t>
        </w:r>
        <w:r w:rsidR="0039077A" w:rsidRPr="00E47E67">
          <w:rPr>
            <w:rFonts w:ascii="Segoe UI" w:hAnsi="Segoe UI" w:cs="Segoe UI"/>
            <w:sz w:val="20"/>
            <w:szCs w:val="20"/>
            <w:highlight w:val="yellow"/>
            <w:rPrChange w:id="145" w:author="Jon Cox" w:date="2026-08-11T14:54:00Z" w16du:dateUtc="2026-08-11T21:54:00Z">
              <w:rPr>
                <w:rFonts w:ascii="Segoe UI" w:hAnsi="Segoe UI" w:cs="Segoe UI"/>
                <w:sz w:val="20"/>
                <w:szCs w:val="20"/>
              </w:rPr>
            </w:rPrChange>
          </w:rPr>
          <w:t xml:space="preserve"> </w:t>
        </w:r>
        <w:commentRangeEnd w:id="142"/>
        <w:r w:rsidRPr="00E47E67">
          <w:rPr>
            <w:rStyle w:val="CommentReference"/>
            <w:rFonts w:ascii="Segoe UI" w:hAnsi="Segoe UI" w:cs="Segoe UI"/>
            <w:b/>
            <w:bCs/>
            <w:sz w:val="20"/>
            <w:szCs w:val="20"/>
            <w:highlight w:val="yellow"/>
            <w:rPrChange w:id="146" w:author="Jon Cox" w:date="2026-08-11T14:54:00Z" w16du:dateUtc="2026-08-11T21:54:00Z">
              <w:rPr>
                <w:rStyle w:val="CommentReference"/>
                <w:rFonts w:ascii="Segoe UI" w:hAnsi="Segoe UI" w:cs="Segoe UI"/>
                <w:b/>
                <w:bCs/>
                <w:color w:val="FF0000"/>
                <w:sz w:val="20"/>
                <w:szCs w:val="20"/>
                <w:highlight w:val="yellow"/>
              </w:rPr>
            </w:rPrChange>
          </w:rPr>
          <w:commentReference w:id="142"/>
        </w:r>
      </w:ins>
      <w:del w:id="147" w:author="Jon Cox" w:date="2026-08-11T14:22:00Z" w16du:dateUtc="2026-08-11T21:22:00Z">
        <w:r w:rsidR="00230CA0" w:rsidRPr="00E47E67" w:rsidDel="006A1C5C">
          <w:rPr>
            <w:rFonts w:ascii="Segoe UI" w:hAnsi="Segoe UI" w:cs="Segoe UI"/>
            <w:b/>
            <w:bCs/>
            <w:sz w:val="20"/>
            <w:szCs w:val="20"/>
            <w:highlight w:val="yellow"/>
            <w:rPrChange w:id="148" w:author="Jon Cox" w:date="2026-08-11T14:54:00Z" w16du:dateUtc="2026-08-11T21:54:00Z">
              <w:rPr>
                <w:rFonts w:ascii="Segoe UI" w:hAnsi="Segoe UI" w:cs="Segoe UI"/>
                <w:b/>
                <w:bCs/>
                <w:color w:val="FF0000"/>
                <w:sz w:val="20"/>
                <w:szCs w:val="20"/>
                <w:highlight w:val="yellow"/>
              </w:rPr>
            </w:rPrChange>
          </w:rPr>
          <w:delText>General Scope Requirements</w:delText>
        </w:r>
      </w:del>
      <w:bookmarkStart w:id="149" w:name="_Hlk154644903"/>
      <w:bookmarkEnd w:id="149"/>
      <w:r w:rsidR="00230CA0" w:rsidRPr="00E47E67">
        <w:rPr>
          <w:rFonts w:ascii="Segoe UI" w:hAnsi="Segoe UI" w:cs="Segoe UI"/>
          <w:sz w:val="20"/>
          <w:szCs w:val="20"/>
          <w:highlight w:val="yellow"/>
          <w:rPrChange w:id="150" w:author="Jon Cox" w:date="2026-08-11T14:54:00Z" w16du:dateUtc="2026-08-11T21:54:00Z">
            <w:rPr>
              <w:rFonts w:ascii="Segoe UI" w:hAnsi="Segoe UI" w:cs="Segoe UI"/>
              <w:sz w:val="20"/>
              <w:szCs w:val="20"/>
            </w:rPr>
          </w:rPrChange>
        </w:rPr>
        <w:t xml:space="preserve"> </w:t>
      </w:r>
    </w:p>
    <w:p w14:paraId="0F33A2B9" w14:textId="687E7738" w:rsidR="009571F5" w:rsidRPr="00E47E67" w:rsidRDefault="001D0B54" w:rsidP="0015655A">
      <w:pPr>
        <w:widowControl w:val="0"/>
        <w:numPr>
          <w:ilvl w:val="2"/>
          <w:numId w:val="30"/>
        </w:numPr>
        <w:tabs>
          <w:tab w:val="left" w:pos="1545"/>
        </w:tabs>
        <w:autoSpaceDE w:val="0"/>
        <w:autoSpaceDN w:val="0"/>
        <w:adjustRightInd w:val="0"/>
        <w:jc w:val="both"/>
        <w:rPr>
          <w:ins w:id="151" w:author="Jon Cox" w:date="2026-08-11T14:40:00Z" w16du:dateUtc="2026-08-11T21:40:00Z"/>
          <w:rFonts w:ascii="Segoe UI" w:hAnsi="Segoe UI" w:cs="Segoe UI"/>
          <w:sz w:val="20"/>
          <w:szCs w:val="20"/>
          <w:highlight w:val="yellow"/>
          <w:rPrChange w:id="152" w:author="Jon Cox" w:date="2026-08-11T14:54:00Z" w16du:dateUtc="2026-08-11T21:54:00Z">
            <w:rPr>
              <w:ins w:id="153" w:author="Jon Cox" w:date="2026-08-11T14:40:00Z" w16du:dateUtc="2026-08-11T21:40:00Z"/>
              <w:rFonts w:ascii="Segoe UI" w:hAnsi="Segoe UI" w:cs="Segoe UI"/>
              <w:sz w:val="20"/>
              <w:szCs w:val="20"/>
            </w:rPr>
          </w:rPrChange>
        </w:rPr>
      </w:pPr>
      <w:ins w:id="154" w:author="Jon Cox" w:date="2026-08-11T14:22:00Z" w16du:dateUtc="2026-08-11T21:22:00Z">
        <w:r w:rsidRPr="00E47E67">
          <w:rPr>
            <w:rFonts w:ascii="Segoe UI" w:hAnsi="Segoe UI" w:cs="Segoe UI"/>
            <w:sz w:val="20"/>
            <w:szCs w:val="20"/>
            <w:highlight w:val="yellow"/>
            <w:rPrChange w:id="155" w:author="Jon Cox" w:date="2026-08-11T14:54:00Z" w16du:dateUtc="2026-08-11T21:54:00Z">
              <w:rPr>
                <w:rFonts w:ascii="Segoe UI" w:hAnsi="Segoe UI" w:cs="Segoe UI"/>
                <w:sz w:val="20"/>
                <w:szCs w:val="20"/>
              </w:rPr>
            </w:rPrChange>
          </w:rPr>
          <w:t>Furnish and install exterior mounted Menu Display Case</w:t>
        </w:r>
      </w:ins>
      <w:ins w:id="156" w:author="Jon Cox" w:date="2026-08-11T14:40:00Z" w16du:dateUtc="2026-08-11T21:40:00Z">
        <w:r w:rsidR="009571F5" w:rsidRPr="00E47E67">
          <w:rPr>
            <w:rFonts w:ascii="Segoe UI" w:hAnsi="Segoe UI" w:cs="Segoe UI"/>
            <w:sz w:val="20"/>
            <w:szCs w:val="20"/>
            <w:highlight w:val="yellow"/>
            <w:rPrChange w:id="157" w:author="Jon Cox" w:date="2026-08-11T14:54:00Z" w16du:dateUtc="2026-08-11T21:54:00Z">
              <w:rPr>
                <w:rFonts w:ascii="Segoe UI" w:hAnsi="Segoe UI" w:cs="Segoe UI"/>
                <w:sz w:val="20"/>
                <w:szCs w:val="20"/>
              </w:rPr>
            </w:rPrChange>
          </w:rPr>
          <w:t xml:space="preserve"> per Keynote 6-01/A5-10.</w:t>
        </w:r>
      </w:ins>
      <w:ins w:id="158" w:author="Jon Cox" w:date="2026-08-11T14:22:00Z" w16du:dateUtc="2026-08-11T21:22:00Z">
        <w:r w:rsidRPr="00E47E67">
          <w:rPr>
            <w:rFonts w:ascii="Segoe UI" w:hAnsi="Segoe UI" w:cs="Segoe UI"/>
            <w:sz w:val="20"/>
            <w:szCs w:val="20"/>
            <w:highlight w:val="yellow"/>
            <w:rPrChange w:id="159" w:author="Jon Cox" w:date="2026-08-11T14:54:00Z" w16du:dateUtc="2026-08-11T21:54:00Z">
              <w:rPr>
                <w:rFonts w:ascii="Segoe UI" w:hAnsi="Segoe UI" w:cs="Segoe UI"/>
                <w:sz w:val="20"/>
                <w:szCs w:val="20"/>
              </w:rPr>
            </w:rPrChange>
          </w:rPr>
          <w:t xml:space="preserve"> </w:t>
        </w:r>
      </w:ins>
    </w:p>
    <w:p w14:paraId="1BB0D23E" w14:textId="03FD9CA6" w:rsidR="001D0B54" w:rsidRPr="00E47E67" w:rsidRDefault="009571F5">
      <w:pPr>
        <w:widowControl w:val="0"/>
        <w:numPr>
          <w:ilvl w:val="2"/>
          <w:numId w:val="30"/>
        </w:numPr>
        <w:tabs>
          <w:tab w:val="left" w:pos="1545"/>
        </w:tabs>
        <w:autoSpaceDE w:val="0"/>
        <w:autoSpaceDN w:val="0"/>
        <w:adjustRightInd w:val="0"/>
        <w:jc w:val="both"/>
        <w:rPr>
          <w:ins w:id="160" w:author="Jon Cox" w:date="2026-08-11T14:22:00Z" w16du:dateUtc="2026-08-11T21:22:00Z"/>
          <w:rFonts w:ascii="Segoe UI" w:hAnsi="Segoe UI" w:cs="Segoe UI"/>
          <w:sz w:val="20"/>
          <w:szCs w:val="20"/>
          <w:highlight w:val="yellow"/>
          <w:rPrChange w:id="161" w:author="Jon Cox" w:date="2026-08-11T14:54:00Z" w16du:dateUtc="2026-08-11T21:54:00Z">
            <w:rPr>
              <w:ins w:id="162" w:author="Jon Cox" w:date="2026-08-11T14:22:00Z" w16du:dateUtc="2026-08-11T21:22:00Z"/>
              <w:rFonts w:ascii="Segoe UI" w:hAnsi="Segoe UI" w:cs="Segoe UI"/>
              <w:sz w:val="20"/>
              <w:szCs w:val="20"/>
            </w:rPr>
          </w:rPrChange>
        </w:rPr>
        <w:pPrChange w:id="163"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ins w:id="164" w:author="Jon Cox" w:date="2026-08-11T14:40:00Z" w16du:dateUtc="2026-08-11T21:40:00Z">
        <w:r w:rsidRPr="00E47E67">
          <w:rPr>
            <w:rFonts w:ascii="Segoe UI" w:hAnsi="Segoe UI" w:cs="Segoe UI"/>
            <w:sz w:val="20"/>
            <w:szCs w:val="20"/>
            <w:highlight w:val="yellow"/>
            <w:rPrChange w:id="165" w:author="Jon Cox" w:date="2026-08-11T14:54:00Z" w16du:dateUtc="2026-08-11T21:54:00Z">
              <w:rPr>
                <w:rFonts w:ascii="Segoe UI" w:hAnsi="Segoe UI" w:cs="Segoe UI"/>
                <w:sz w:val="20"/>
                <w:szCs w:val="20"/>
              </w:rPr>
            </w:rPrChange>
          </w:rPr>
          <w:t>I</w:t>
        </w:r>
      </w:ins>
      <w:ins w:id="166" w:author="Jon Cox" w:date="2026-08-11T14:22:00Z" w16du:dateUtc="2026-08-11T21:22:00Z">
        <w:r w:rsidR="001D0B54" w:rsidRPr="00E47E67">
          <w:rPr>
            <w:rFonts w:ascii="Segoe UI" w:hAnsi="Segoe UI" w:cs="Segoe UI"/>
            <w:sz w:val="20"/>
            <w:szCs w:val="20"/>
            <w:highlight w:val="yellow"/>
            <w:rPrChange w:id="167" w:author="Jon Cox" w:date="2026-08-11T14:54:00Z" w16du:dateUtc="2026-08-11T21:54:00Z">
              <w:rPr>
                <w:rFonts w:ascii="Segoe UI" w:hAnsi="Segoe UI" w:cs="Segoe UI"/>
                <w:sz w:val="20"/>
                <w:szCs w:val="20"/>
              </w:rPr>
            </w:rPrChange>
          </w:rPr>
          <w:t>nclud</w:t>
        </w:r>
      </w:ins>
      <w:ins w:id="168" w:author="Jon Cox" w:date="2026-08-11T14:40:00Z" w16du:dateUtc="2026-08-11T21:40:00Z">
        <w:r w:rsidRPr="00E47E67">
          <w:rPr>
            <w:rFonts w:ascii="Segoe UI" w:hAnsi="Segoe UI" w:cs="Segoe UI"/>
            <w:sz w:val="20"/>
            <w:szCs w:val="20"/>
            <w:highlight w:val="yellow"/>
            <w:rPrChange w:id="169" w:author="Jon Cox" w:date="2026-08-11T14:54:00Z" w16du:dateUtc="2026-08-11T21:54:00Z">
              <w:rPr>
                <w:rFonts w:ascii="Segoe UI" w:hAnsi="Segoe UI" w:cs="Segoe UI"/>
                <w:sz w:val="20"/>
                <w:szCs w:val="20"/>
              </w:rPr>
            </w:rPrChange>
          </w:rPr>
          <w:t>es</w:t>
        </w:r>
      </w:ins>
      <w:ins w:id="170" w:author="Jon Cox" w:date="2026-08-11T14:22:00Z" w16du:dateUtc="2026-08-11T21:22:00Z">
        <w:r w:rsidR="001D0B54" w:rsidRPr="00E47E67">
          <w:rPr>
            <w:rFonts w:ascii="Segoe UI" w:hAnsi="Segoe UI" w:cs="Segoe UI"/>
            <w:sz w:val="20"/>
            <w:szCs w:val="20"/>
            <w:highlight w:val="yellow"/>
            <w:rPrChange w:id="171" w:author="Jon Cox" w:date="2026-08-11T14:54:00Z" w16du:dateUtc="2026-08-11T21:54:00Z">
              <w:rPr>
                <w:rFonts w:ascii="Segoe UI" w:hAnsi="Segoe UI" w:cs="Segoe UI"/>
                <w:sz w:val="20"/>
                <w:szCs w:val="20"/>
              </w:rPr>
            </w:rPrChange>
          </w:rPr>
          <w:t xml:space="preserve"> all anchors and fasteners as required for a complete installation</w:t>
        </w:r>
      </w:ins>
      <w:ins w:id="172" w:author="Jon Cox" w:date="2026-08-11T14:41:00Z" w16du:dateUtc="2026-08-11T21:41:00Z">
        <w:r w:rsidRPr="00E47E67">
          <w:rPr>
            <w:rFonts w:ascii="Segoe UI" w:hAnsi="Segoe UI" w:cs="Segoe UI"/>
            <w:sz w:val="20"/>
            <w:szCs w:val="20"/>
            <w:highlight w:val="yellow"/>
            <w:rPrChange w:id="173" w:author="Jon Cox" w:date="2026-08-11T14:54:00Z" w16du:dateUtc="2026-08-11T21:54:00Z">
              <w:rPr>
                <w:rFonts w:ascii="Segoe UI" w:hAnsi="Segoe UI" w:cs="Segoe UI"/>
                <w:sz w:val="20"/>
                <w:szCs w:val="20"/>
              </w:rPr>
            </w:rPrChange>
          </w:rPr>
          <w:t>.</w:t>
        </w:r>
      </w:ins>
      <w:ins w:id="174" w:author="Jon Cox" w:date="2026-08-11T14:22:00Z" w16du:dateUtc="2026-08-11T21:22:00Z">
        <w:r w:rsidR="001D0B54" w:rsidRPr="00E47E67">
          <w:rPr>
            <w:rFonts w:ascii="Segoe UI" w:hAnsi="Segoe UI" w:cs="Segoe UI"/>
            <w:sz w:val="20"/>
            <w:szCs w:val="20"/>
            <w:highlight w:val="yellow"/>
            <w:rPrChange w:id="175" w:author="Jon Cox" w:date="2026-08-11T14:54:00Z" w16du:dateUtc="2026-08-11T21:54:00Z">
              <w:rPr>
                <w:rFonts w:ascii="Segoe UI" w:hAnsi="Segoe UI" w:cs="Segoe UI"/>
                <w:sz w:val="20"/>
                <w:szCs w:val="20"/>
              </w:rPr>
            </w:rPrChange>
          </w:rPr>
          <w:t xml:space="preserve"> </w:t>
        </w:r>
      </w:ins>
    </w:p>
    <w:p w14:paraId="64847DC4" w14:textId="211D6D08" w:rsidR="00230CA0" w:rsidDel="0015655A" w:rsidRDefault="00230CA0">
      <w:pPr>
        <w:widowControl w:val="0"/>
        <w:numPr>
          <w:ilvl w:val="2"/>
          <w:numId w:val="30"/>
        </w:numPr>
        <w:tabs>
          <w:tab w:val="left" w:pos="1545"/>
        </w:tabs>
        <w:autoSpaceDE w:val="0"/>
        <w:autoSpaceDN w:val="0"/>
        <w:adjustRightInd w:val="0"/>
        <w:jc w:val="both"/>
        <w:rPr>
          <w:del w:id="176" w:author="Jon Cox" w:date="2026-08-11T14:29:00Z" w16du:dateUtc="2026-08-11T21:29:00Z"/>
          <w:rFonts w:ascii="Segoe UI" w:hAnsi="Segoe UI" w:cs="Segoe UI"/>
          <w:sz w:val="20"/>
          <w:szCs w:val="20"/>
          <w:highlight w:val="yellow"/>
        </w:rPr>
        <w:pPrChange w:id="177"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commentRangeStart w:id="178"/>
      <w:del w:id="179" w:author="Jon Cox" w:date="2026-08-11T14:29:00Z" w16du:dateUtc="2026-08-11T21:29:00Z">
        <w:r w:rsidRPr="00C33DEB" w:rsidDel="0015655A">
          <w:rPr>
            <w:rFonts w:ascii="Segoe UI" w:hAnsi="Segoe UI" w:cs="Segoe UI"/>
            <w:sz w:val="20"/>
            <w:szCs w:val="20"/>
            <w:highlight w:val="yellow"/>
          </w:rPr>
          <w:delText>Provide Shop Drawings with dimensions, locations, elevations, materials, text and graphic layout, and attachment details.</w:delText>
        </w:r>
      </w:del>
    </w:p>
    <w:p w14:paraId="49D9A796" w14:textId="10211343" w:rsidR="00230CA0" w:rsidDel="0015655A" w:rsidRDefault="00230CA0">
      <w:pPr>
        <w:widowControl w:val="0"/>
        <w:numPr>
          <w:ilvl w:val="2"/>
          <w:numId w:val="30"/>
        </w:numPr>
        <w:tabs>
          <w:tab w:val="left" w:pos="1545"/>
        </w:tabs>
        <w:autoSpaceDE w:val="0"/>
        <w:autoSpaceDN w:val="0"/>
        <w:adjustRightInd w:val="0"/>
        <w:jc w:val="both"/>
        <w:rPr>
          <w:del w:id="180" w:author="Jon Cox" w:date="2026-08-11T14:29:00Z" w16du:dateUtc="2026-08-11T21:29:00Z"/>
          <w:rFonts w:ascii="Segoe UI" w:hAnsi="Segoe UI" w:cs="Segoe UI"/>
          <w:sz w:val="20"/>
          <w:szCs w:val="20"/>
          <w:highlight w:val="yellow"/>
        </w:rPr>
        <w:pPrChange w:id="181"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82" w:author="Jon Cox" w:date="2026-08-11T14:29:00Z" w16du:dateUtc="2026-08-11T21:29:00Z">
        <w:r w:rsidRPr="00C33DEB" w:rsidDel="0015655A">
          <w:rPr>
            <w:rFonts w:ascii="Segoe UI" w:hAnsi="Segoe UI" w:cs="Segoe UI"/>
            <w:sz w:val="20"/>
            <w:szCs w:val="20"/>
            <w:highlight w:val="yellow"/>
          </w:rPr>
          <w:delText>Provide a sign schedule defining each sign for fabrication, including room number, room name, copy, sign and letter sizes, fonts, and colors.</w:delText>
        </w:r>
      </w:del>
    </w:p>
    <w:p w14:paraId="3DFF0819" w14:textId="161110DE" w:rsidR="00230CA0" w:rsidDel="0015655A" w:rsidRDefault="00230CA0">
      <w:pPr>
        <w:widowControl w:val="0"/>
        <w:numPr>
          <w:ilvl w:val="2"/>
          <w:numId w:val="30"/>
        </w:numPr>
        <w:tabs>
          <w:tab w:val="left" w:pos="1545"/>
        </w:tabs>
        <w:autoSpaceDE w:val="0"/>
        <w:autoSpaceDN w:val="0"/>
        <w:adjustRightInd w:val="0"/>
        <w:jc w:val="both"/>
        <w:rPr>
          <w:del w:id="183" w:author="Jon Cox" w:date="2026-08-11T14:29:00Z" w16du:dateUtc="2026-08-11T21:29:00Z"/>
          <w:rFonts w:ascii="Segoe UI" w:hAnsi="Segoe UI" w:cs="Segoe UI"/>
          <w:sz w:val="20"/>
          <w:szCs w:val="20"/>
          <w:highlight w:val="yellow"/>
        </w:rPr>
        <w:pPrChange w:id="184"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85" w:author="Jon Cox" w:date="2026-08-11T14:29:00Z" w16du:dateUtc="2026-08-11T21:29:00Z">
        <w:r w:rsidRPr="00C33DEB" w:rsidDel="0015655A">
          <w:rPr>
            <w:rFonts w:ascii="Segoe UI" w:hAnsi="Segoe UI" w:cs="Segoe UI"/>
            <w:sz w:val="20"/>
            <w:szCs w:val="20"/>
            <w:highlight w:val="yellow"/>
          </w:rPr>
          <w:delText>Where sign room numbers differ from the drawings, include the drawing room number on the schedule.</w:delText>
        </w:r>
      </w:del>
    </w:p>
    <w:p w14:paraId="7BE6826B" w14:textId="2B14D66D" w:rsidR="00230CA0" w:rsidDel="0015655A" w:rsidRDefault="00230CA0">
      <w:pPr>
        <w:widowControl w:val="0"/>
        <w:numPr>
          <w:ilvl w:val="2"/>
          <w:numId w:val="30"/>
        </w:numPr>
        <w:tabs>
          <w:tab w:val="left" w:pos="1545"/>
        </w:tabs>
        <w:autoSpaceDE w:val="0"/>
        <w:autoSpaceDN w:val="0"/>
        <w:adjustRightInd w:val="0"/>
        <w:jc w:val="both"/>
        <w:rPr>
          <w:del w:id="186" w:author="Jon Cox" w:date="2026-08-11T14:29:00Z" w16du:dateUtc="2026-08-11T21:29:00Z"/>
          <w:rFonts w:ascii="Segoe UI" w:hAnsi="Segoe UI" w:cs="Segoe UI"/>
          <w:sz w:val="20"/>
          <w:szCs w:val="20"/>
          <w:highlight w:val="yellow"/>
        </w:rPr>
        <w:pPrChange w:id="187"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88" w:author="Jon Cox" w:date="2026-08-11T14:29:00Z" w16du:dateUtc="2026-08-11T21:29:00Z">
        <w:r w:rsidRPr="00C33DEB" w:rsidDel="0015655A">
          <w:rPr>
            <w:rFonts w:ascii="Segoe UI" w:hAnsi="Segoe UI" w:cs="Segoe UI"/>
            <w:sz w:val="20"/>
            <w:szCs w:val="20"/>
            <w:highlight w:val="yellow"/>
          </w:rPr>
          <w:delText>Submit all sign schedules for approval by the Owner through the Architect prior to fabrication.</w:delText>
        </w:r>
      </w:del>
    </w:p>
    <w:p w14:paraId="55262CD2" w14:textId="26F22B8C" w:rsidR="00230CA0" w:rsidDel="0015655A" w:rsidRDefault="00230CA0">
      <w:pPr>
        <w:widowControl w:val="0"/>
        <w:numPr>
          <w:ilvl w:val="2"/>
          <w:numId w:val="30"/>
        </w:numPr>
        <w:tabs>
          <w:tab w:val="left" w:pos="1545"/>
        </w:tabs>
        <w:autoSpaceDE w:val="0"/>
        <w:autoSpaceDN w:val="0"/>
        <w:adjustRightInd w:val="0"/>
        <w:jc w:val="both"/>
        <w:rPr>
          <w:del w:id="189" w:author="Jon Cox" w:date="2026-08-11T14:29:00Z" w16du:dateUtc="2026-08-11T21:29:00Z"/>
          <w:rFonts w:ascii="Segoe UI" w:hAnsi="Segoe UI" w:cs="Segoe UI"/>
          <w:sz w:val="20"/>
          <w:szCs w:val="20"/>
          <w:highlight w:val="yellow"/>
        </w:rPr>
        <w:pPrChange w:id="190"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91" w:author="Jon Cox" w:date="2026-08-11T14:29:00Z" w16du:dateUtc="2026-08-11T21:29:00Z">
        <w:r w:rsidRPr="00C33DEB" w:rsidDel="0015655A">
          <w:rPr>
            <w:rFonts w:ascii="Segoe UI" w:hAnsi="Segoe UI" w:cs="Segoe UI"/>
            <w:sz w:val="20"/>
            <w:szCs w:val="20"/>
            <w:highlight w:val="yellow"/>
          </w:rPr>
          <w:delText>Where sign copy is to be determined later, request it from the Owner through the Architect 2 months prior to fabrication.</w:delText>
        </w:r>
      </w:del>
      <w:commentRangeEnd w:id="178"/>
      <w:r w:rsidR="002234F5">
        <w:rPr>
          <w:rStyle w:val="CommentReference"/>
          <w:rFonts w:ascii="Segoe UI" w:hAnsi="Segoe UI" w:cs="Segoe UI"/>
          <w:sz w:val="20"/>
          <w:szCs w:val="20"/>
          <w:highlight w:val="yellow"/>
        </w:rPr>
        <w:commentReference w:id="178"/>
      </w:r>
    </w:p>
    <w:p w14:paraId="34924823" w14:textId="697CC8DE" w:rsidR="00230CA0" w:rsidDel="0015655A" w:rsidRDefault="00230CA0">
      <w:pPr>
        <w:widowControl w:val="0"/>
        <w:numPr>
          <w:ilvl w:val="2"/>
          <w:numId w:val="30"/>
        </w:numPr>
        <w:tabs>
          <w:tab w:val="left" w:pos="1545"/>
        </w:tabs>
        <w:autoSpaceDE w:val="0"/>
        <w:autoSpaceDN w:val="0"/>
        <w:adjustRightInd w:val="0"/>
        <w:jc w:val="both"/>
        <w:rPr>
          <w:del w:id="192" w:author="Jon Cox" w:date="2026-08-11T14:29:00Z" w16du:dateUtc="2026-08-11T21:29:00Z"/>
          <w:rFonts w:ascii="Segoe UI" w:hAnsi="Segoe UI" w:cs="Segoe UI"/>
          <w:sz w:val="20"/>
          <w:szCs w:val="20"/>
          <w:highlight w:val="yellow"/>
        </w:rPr>
        <w:pPrChange w:id="193"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94" w:author="Jon Cox" w:date="2026-08-11T14:29:00Z" w16du:dateUtc="2026-08-11T21:29:00Z">
        <w:r w:rsidRPr="00C33DEB" w:rsidDel="0015655A">
          <w:rPr>
            <w:rFonts w:ascii="Segoe UI" w:hAnsi="Segoe UI" w:cs="Segoe UI"/>
            <w:sz w:val="20"/>
            <w:szCs w:val="20"/>
            <w:highlight w:val="yellow"/>
          </w:rPr>
          <w:delText>Provide product data for each sign type, and the manufacturer's qualification statement.</w:delText>
        </w:r>
      </w:del>
    </w:p>
    <w:p w14:paraId="6AE62401" w14:textId="028D2631" w:rsidR="00230CA0" w:rsidDel="0015655A" w:rsidRDefault="00230CA0">
      <w:pPr>
        <w:widowControl w:val="0"/>
        <w:numPr>
          <w:ilvl w:val="2"/>
          <w:numId w:val="30"/>
        </w:numPr>
        <w:tabs>
          <w:tab w:val="left" w:pos="1545"/>
        </w:tabs>
        <w:autoSpaceDE w:val="0"/>
        <w:autoSpaceDN w:val="0"/>
        <w:adjustRightInd w:val="0"/>
        <w:jc w:val="both"/>
        <w:rPr>
          <w:del w:id="195" w:author="Jon Cox" w:date="2026-08-11T14:29:00Z" w16du:dateUtc="2026-08-11T21:29:00Z"/>
          <w:rFonts w:ascii="Segoe UI" w:hAnsi="Segoe UI" w:cs="Segoe UI"/>
          <w:sz w:val="20"/>
          <w:szCs w:val="20"/>
          <w:highlight w:val="yellow"/>
        </w:rPr>
        <w:pPrChange w:id="196"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197" w:author="Jon Cox" w:date="2026-08-11T14:29:00Z" w16du:dateUtc="2026-08-11T21:29:00Z">
        <w:r w:rsidRPr="00C33DEB" w:rsidDel="0015655A">
          <w:rPr>
            <w:rFonts w:ascii="Segoe UI" w:hAnsi="Segoe UI" w:cs="Segoe UI"/>
            <w:sz w:val="20"/>
            <w:szCs w:val="20"/>
            <w:highlight w:val="yellow"/>
          </w:rPr>
          <w:delText>Provide all deferred submittals, engineering, and sign permits, including all fees.</w:delText>
        </w:r>
      </w:del>
    </w:p>
    <w:p w14:paraId="1A002A89" w14:textId="7B32C6D8" w:rsidR="00230CA0" w:rsidDel="0015655A" w:rsidRDefault="00230CA0">
      <w:pPr>
        <w:widowControl w:val="0"/>
        <w:numPr>
          <w:ilvl w:val="2"/>
          <w:numId w:val="30"/>
        </w:numPr>
        <w:tabs>
          <w:tab w:val="left" w:pos="1545"/>
        </w:tabs>
        <w:autoSpaceDE w:val="0"/>
        <w:autoSpaceDN w:val="0"/>
        <w:adjustRightInd w:val="0"/>
        <w:jc w:val="both"/>
        <w:rPr>
          <w:del w:id="198" w:author="Jon Cox" w:date="2026-08-11T14:29:00Z" w16du:dateUtc="2026-08-11T21:29:00Z"/>
          <w:rFonts w:ascii="Segoe UI" w:hAnsi="Segoe UI" w:cs="Segoe UI"/>
          <w:sz w:val="20"/>
          <w:szCs w:val="20"/>
          <w:highlight w:val="yellow"/>
        </w:rPr>
        <w:pPrChange w:id="199"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00" w:author="Jon Cox" w:date="2026-08-11T14:29:00Z" w16du:dateUtc="2026-08-11T21:29:00Z">
        <w:r w:rsidRPr="00C33DEB" w:rsidDel="0015655A">
          <w:rPr>
            <w:rFonts w:ascii="Segoe UI" w:hAnsi="Segoe UI" w:cs="Segoe UI"/>
            <w:sz w:val="20"/>
            <w:szCs w:val="20"/>
            <w:highlight w:val="yellow"/>
          </w:rPr>
          <w:delText>All materials shall comply with flame spread ratings as required; provide manufacturers certifications.</w:delText>
        </w:r>
      </w:del>
    </w:p>
    <w:p w14:paraId="136C7A1A" w14:textId="253A0FE9" w:rsidR="00230CA0" w:rsidDel="0015655A" w:rsidRDefault="00230CA0">
      <w:pPr>
        <w:widowControl w:val="0"/>
        <w:numPr>
          <w:ilvl w:val="2"/>
          <w:numId w:val="30"/>
        </w:numPr>
        <w:tabs>
          <w:tab w:val="left" w:pos="1545"/>
        </w:tabs>
        <w:autoSpaceDE w:val="0"/>
        <w:autoSpaceDN w:val="0"/>
        <w:adjustRightInd w:val="0"/>
        <w:jc w:val="both"/>
        <w:rPr>
          <w:del w:id="201" w:author="Jon Cox" w:date="2026-08-11T14:29:00Z" w16du:dateUtc="2026-08-11T21:29:00Z"/>
          <w:rFonts w:ascii="Segoe UI" w:hAnsi="Segoe UI" w:cs="Segoe UI"/>
          <w:sz w:val="20"/>
          <w:szCs w:val="20"/>
          <w:highlight w:val="yellow"/>
        </w:rPr>
        <w:pPrChange w:id="202"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03" w:author="Jon Cox" w:date="2026-08-11T14:29:00Z" w16du:dateUtc="2026-08-11T21:29:00Z">
        <w:r w:rsidRPr="00C33DEB" w:rsidDel="0015655A">
          <w:rPr>
            <w:rFonts w:ascii="Segoe UI" w:hAnsi="Segoe UI" w:cs="Segoe UI"/>
            <w:sz w:val="20"/>
            <w:szCs w:val="20"/>
            <w:highlight w:val="yellow"/>
          </w:rPr>
          <w:delText>All materials and installations shall comply with applicable ANSI, ADA, and IBC requirements.</w:delText>
        </w:r>
      </w:del>
    </w:p>
    <w:p w14:paraId="4394F0FE" w14:textId="56637975" w:rsidR="00230CA0" w:rsidDel="0015655A" w:rsidRDefault="00230CA0">
      <w:pPr>
        <w:widowControl w:val="0"/>
        <w:numPr>
          <w:ilvl w:val="2"/>
          <w:numId w:val="30"/>
        </w:numPr>
        <w:tabs>
          <w:tab w:val="left" w:pos="1545"/>
        </w:tabs>
        <w:autoSpaceDE w:val="0"/>
        <w:autoSpaceDN w:val="0"/>
        <w:adjustRightInd w:val="0"/>
        <w:jc w:val="both"/>
        <w:rPr>
          <w:del w:id="204" w:author="Jon Cox" w:date="2026-08-11T14:29:00Z" w16du:dateUtc="2026-08-11T21:29:00Z"/>
          <w:rFonts w:ascii="Segoe UI" w:hAnsi="Segoe UI" w:cs="Segoe UI"/>
          <w:sz w:val="20"/>
          <w:szCs w:val="20"/>
          <w:highlight w:val="yellow"/>
        </w:rPr>
        <w:pPrChange w:id="205"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06" w:author="Jon Cox" w:date="2026-08-11T14:29:00Z" w16du:dateUtc="2026-08-11T21:29:00Z">
        <w:r w:rsidRPr="00C33DEB" w:rsidDel="0015655A">
          <w:rPr>
            <w:rFonts w:ascii="Segoe UI" w:hAnsi="Segoe UI" w:cs="Segoe UI"/>
            <w:sz w:val="20"/>
            <w:szCs w:val="20"/>
            <w:highlight w:val="yellow"/>
          </w:rPr>
          <w:lastRenderedPageBreak/>
          <w:delText>Where requirements conflict, comply with the most restrictive requirement.</w:delText>
        </w:r>
      </w:del>
    </w:p>
    <w:p w14:paraId="43EE06EE" w14:textId="04C529A2" w:rsidR="00230CA0" w:rsidDel="0015655A" w:rsidRDefault="00230CA0">
      <w:pPr>
        <w:widowControl w:val="0"/>
        <w:numPr>
          <w:ilvl w:val="2"/>
          <w:numId w:val="30"/>
        </w:numPr>
        <w:tabs>
          <w:tab w:val="left" w:pos="1545"/>
        </w:tabs>
        <w:autoSpaceDE w:val="0"/>
        <w:autoSpaceDN w:val="0"/>
        <w:adjustRightInd w:val="0"/>
        <w:jc w:val="both"/>
        <w:rPr>
          <w:del w:id="207" w:author="Jon Cox" w:date="2026-08-11T14:29:00Z" w16du:dateUtc="2026-08-11T21:29:00Z"/>
          <w:rFonts w:ascii="Segoe UI" w:hAnsi="Segoe UI" w:cs="Segoe UI"/>
          <w:sz w:val="20"/>
          <w:szCs w:val="20"/>
          <w:highlight w:val="yellow"/>
        </w:rPr>
        <w:pPrChange w:id="208"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09" w:author="Jon Cox" w:date="2026-08-11T14:29:00Z" w16du:dateUtc="2026-08-11T21:29:00Z">
        <w:r w:rsidRPr="00C33DEB" w:rsidDel="0015655A">
          <w:rPr>
            <w:rFonts w:ascii="Segoe UI" w:hAnsi="Segoe UI" w:cs="Segoe UI"/>
            <w:sz w:val="20"/>
            <w:szCs w:val="20"/>
            <w:highlight w:val="yellow"/>
          </w:rPr>
          <w:delText>Coordinate all backing and blocking layout with the Framing Subcontractor prior to closing in of wall assemblies.</w:delText>
        </w:r>
      </w:del>
    </w:p>
    <w:p w14:paraId="1D8CBD51" w14:textId="14E7CE43" w:rsidR="00230CA0" w:rsidDel="00E80F23" w:rsidRDefault="00230CA0">
      <w:pPr>
        <w:widowControl w:val="0"/>
        <w:numPr>
          <w:ilvl w:val="2"/>
          <w:numId w:val="30"/>
        </w:numPr>
        <w:tabs>
          <w:tab w:val="left" w:pos="1545"/>
        </w:tabs>
        <w:autoSpaceDE w:val="0"/>
        <w:autoSpaceDN w:val="0"/>
        <w:adjustRightInd w:val="0"/>
        <w:jc w:val="both"/>
        <w:rPr>
          <w:del w:id="210" w:author="Jon Cox" w:date="2026-08-11T14:37:00Z" w16du:dateUtc="2026-08-11T21:37:00Z"/>
          <w:rFonts w:ascii="Segoe UI" w:hAnsi="Segoe UI" w:cs="Segoe UI"/>
          <w:sz w:val="20"/>
          <w:szCs w:val="20"/>
          <w:highlight w:val="yellow"/>
        </w:rPr>
        <w:pPrChange w:id="211"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12" w:author="Jon Cox" w:date="2026-08-11T14:37:00Z" w16du:dateUtc="2026-08-11T21:37:00Z">
        <w:r w:rsidRPr="00C33DEB" w:rsidDel="00E80F23">
          <w:rPr>
            <w:rFonts w:ascii="Segoe UI" w:hAnsi="Segoe UI" w:cs="Segoe UI"/>
            <w:sz w:val="20"/>
            <w:szCs w:val="20"/>
            <w:highlight w:val="yellow"/>
          </w:rPr>
          <w:delText>Coordinate final sign copy and room numbering with Contractor and Owner.</w:delText>
        </w:r>
      </w:del>
    </w:p>
    <w:p w14:paraId="3B4792A2" w14:textId="15A9DB87" w:rsidR="00230CA0" w:rsidDel="00E80F23" w:rsidRDefault="00230CA0">
      <w:pPr>
        <w:widowControl w:val="0"/>
        <w:numPr>
          <w:ilvl w:val="2"/>
          <w:numId w:val="30"/>
        </w:numPr>
        <w:tabs>
          <w:tab w:val="left" w:pos="1545"/>
        </w:tabs>
        <w:autoSpaceDE w:val="0"/>
        <w:autoSpaceDN w:val="0"/>
        <w:adjustRightInd w:val="0"/>
        <w:jc w:val="both"/>
        <w:rPr>
          <w:del w:id="213" w:author="Jon Cox" w:date="2026-08-11T14:37:00Z" w16du:dateUtc="2026-08-11T21:37:00Z"/>
          <w:rFonts w:ascii="Segoe UI" w:hAnsi="Segoe UI" w:cs="Segoe UI"/>
          <w:sz w:val="20"/>
          <w:szCs w:val="20"/>
          <w:highlight w:val="yellow"/>
        </w:rPr>
        <w:pPrChange w:id="214"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15" w:author="Jon Cox" w:date="2026-08-11T14:37:00Z" w16du:dateUtc="2026-08-11T21:37:00Z">
        <w:r w:rsidRPr="00C33DEB" w:rsidDel="00E80F23">
          <w:rPr>
            <w:rFonts w:ascii="Segoe UI" w:hAnsi="Segoe UI" w:cs="Segoe UI"/>
            <w:sz w:val="20"/>
            <w:szCs w:val="20"/>
            <w:highlight w:val="yellow"/>
          </w:rPr>
          <w:delText>Provide all field measurements.</w:delText>
        </w:r>
      </w:del>
    </w:p>
    <w:p w14:paraId="43D13242" w14:textId="26D0707E" w:rsidR="00230CA0" w:rsidDel="00E80F23" w:rsidRDefault="00230CA0">
      <w:pPr>
        <w:widowControl w:val="0"/>
        <w:numPr>
          <w:ilvl w:val="2"/>
          <w:numId w:val="30"/>
        </w:numPr>
        <w:tabs>
          <w:tab w:val="left" w:pos="1545"/>
        </w:tabs>
        <w:autoSpaceDE w:val="0"/>
        <w:autoSpaceDN w:val="0"/>
        <w:adjustRightInd w:val="0"/>
        <w:jc w:val="both"/>
        <w:rPr>
          <w:del w:id="216" w:author="Jon Cox" w:date="2026-08-11T14:37:00Z" w16du:dateUtc="2026-08-11T21:37:00Z"/>
          <w:rFonts w:ascii="Segoe UI" w:hAnsi="Segoe UI" w:cs="Segoe UI"/>
          <w:sz w:val="20"/>
          <w:szCs w:val="20"/>
          <w:highlight w:val="yellow"/>
        </w:rPr>
        <w:pPrChange w:id="217"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18" w:author="Jon Cox" w:date="2026-08-11T14:37:00Z" w16du:dateUtc="2026-08-11T21:37:00Z">
        <w:r w:rsidRPr="00C33DEB" w:rsidDel="00E80F23">
          <w:rPr>
            <w:rFonts w:ascii="Segoe UI" w:hAnsi="Segoe UI" w:cs="Segoe UI"/>
            <w:sz w:val="20"/>
            <w:szCs w:val="20"/>
            <w:highlight w:val="yellow"/>
          </w:rPr>
          <w:delText>Verify that substrate surfaces are ready to receive work, and notify the Architect if conditions are not suitable.</w:delText>
        </w:r>
      </w:del>
    </w:p>
    <w:p w14:paraId="4B81ECE9" w14:textId="13476B71" w:rsidR="00230CA0" w:rsidDel="00E80F23" w:rsidRDefault="00230CA0">
      <w:pPr>
        <w:widowControl w:val="0"/>
        <w:numPr>
          <w:ilvl w:val="2"/>
          <w:numId w:val="30"/>
        </w:numPr>
        <w:tabs>
          <w:tab w:val="left" w:pos="1545"/>
        </w:tabs>
        <w:autoSpaceDE w:val="0"/>
        <w:autoSpaceDN w:val="0"/>
        <w:adjustRightInd w:val="0"/>
        <w:jc w:val="both"/>
        <w:rPr>
          <w:del w:id="219" w:author="Jon Cox" w:date="2026-08-11T14:37:00Z" w16du:dateUtc="2026-08-11T21:37:00Z"/>
          <w:rFonts w:ascii="Segoe UI" w:hAnsi="Segoe UI" w:cs="Segoe UI"/>
          <w:sz w:val="20"/>
          <w:szCs w:val="20"/>
          <w:highlight w:val="yellow"/>
        </w:rPr>
        <w:pPrChange w:id="220"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commentRangeStart w:id="221"/>
      <w:del w:id="222" w:author="Jon Cox" w:date="2026-08-11T14:37:00Z" w16du:dateUtc="2026-08-11T21:37:00Z">
        <w:r w:rsidRPr="00C33DEB" w:rsidDel="00E80F23">
          <w:rPr>
            <w:rFonts w:ascii="Segoe UI" w:hAnsi="Segoe UI" w:cs="Segoe UI"/>
            <w:sz w:val="20"/>
            <w:szCs w:val="20"/>
            <w:highlight w:val="yellow"/>
          </w:rPr>
          <w:delText>Install all work per manufacturers instructions, secured level and plumb, with horizontal edges level.</w:delText>
        </w:r>
      </w:del>
    </w:p>
    <w:p w14:paraId="526A85CD" w14:textId="0CC3AC90" w:rsidR="00230CA0" w:rsidDel="00E80F23" w:rsidRDefault="00230CA0">
      <w:pPr>
        <w:widowControl w:val="0"/>
        <w:numPr>
          <w:ilvl w:val="2"/>
          <w:numId w:val="30"/>
        </w:numPr>
        <w:tabs>
          <w:tab w:val="left" w:pos="1545"/>
        </w:tabs>
        <w:autoSpaceDE w:val="0"/>
        <w:autoSpaceDN w:val="0"/>
        <w:adjustRightInd w:val="0"/>
        <w:jc w:val="both"/>
        <w:rPr>
          <w:del w:id="223" w:author="Jon Cox" w:date="2026-08-11T14:37:00Z" w16du:dateUtc="2026-08-11T21:37:00Z"/>
          <w:rFonts w:ascii="Segoe UI" w:hAnsi="Segoe UI" w:cs="Segoe UI"/>
          <w:sz w:val="20"/>
          <w:szCs w:val="20"/>
          <w:highlight w:val="yellow"/>
        </w:rPr>
        <w:pPrChange w:id="224"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25" w:author="Jon Cox" w:date="2026-08-11T14:37:00Z" w16du:dateUtc="2026-08-11T21:37:00Z">
        <w:r w:rsidRPr="00C33DEB" w:rsidDel="00E80F23">
          <w:rPr>
            <w:rFonts w:ascii="Segoe UI" w:hAnsi="Segoe UI" w:cs="Segoe UI"/>
            <w:sz w:val="20"/>
            <w:szCs w:val="20"/>
            <w:highlight w:val="yellow"/>
          </w:rPr>
          <w:delText>Provide all tests and certifications required for complete and operational systems.</w:delText>
        </w:r>
      </w:del>
    </w:p>
    <w:p w14:paraId="5B9BFD89" w14:textId="5ECC56C6" w:rsidR="00230CA0" w:rsidDel="00E80F23" w:rsidRDefault="00230CA0">
      <w:pPr>
        <w:widowControl w:val="0"/>
        <w:numPr>
          <w:ilvl w:val="2"/>
          <w:numId w:val="30"/>
        </w:numPr>
        <w:tabs>
          <w:tab w:val="left" w:pos="1545"/>
        </w:tabs>
        <w:autoSpaceDE w:val="0"/>
        <w:autoSpaceDN w:val="0"/>
        <w:adjustRightInd w:val="0"/>
        <w:jc w:val="both"/>
        <w:rPr>
          <w:del w:id="226" w:author="Jon Cox" w:date="2026-08-11T14:37:00Z" w16du:dateUtc="2026-08-11T21:37:00Z"/>
          <w:rFonts w:ascii="Segoe UI" w:hAnsi="Segoe UI" w:cs="Segoe UI"/>
          <w:sz w:val="20"/>
          <w:szCs w:val="20"/>
          <w:highlight w:val="yellow"/>
        </w:rPr>
        <w:pPrChange w:id="227"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28" w:author="Jon Cox" w:date="2026-08-11T14:37:00Z" w16du:dateUtc="2026-08-11T21:37:00Z">
        <w:r w:rsidRPr="00C33DEB" w:rsidDel="00E80F23">
          <w:rPr>
            <w:rFonts w:ascii="Segoe UI" w:hAnsi="Segoe UI" w:cs="Segoe UI"/>
            <w:sz w:val="20"/>
            <w:szCs w:val="20"/>
            <w:highlight w:val="yellow"/>
          </w:rPr>
          <w:delText>Provide a qualified representative onsite for all tests and inspections as required.</w:delText>
        </w:r>
      </w:del>
    </w:p>
    <w:p w14:paraId="0A5A5879" w14:textId="4108430B" w:rsidR="00230CA0" w:rsidDel="00E80F23" w:rsidRDefault="00230CA0">
      <w:pPr>
        <w:widowControl w:val="0"/>
        <w:numPr>
          <w:ilvl w:val="2"/>
          <w:numId w:val="30"/>
        </w:numPr>
        <w:tabs>
          <w:tab w:val="left" w:pos="1545"/>
        </w:tabs>
        <w:autoSpaceDE w:val="0"/>
        <w:autoSpaceDN w:val="0"/>
        <w:adjustRightInd w:val="0"/>
        <w:jc w:val="both"/>
        <w:rPr>
          <w:del w:id="229" w:author="Jon Cox" w:date="2026-08-11T14:37:00Z" w16du:dateUtc="2026-08-11T21:37:00Z"/>
          <w:rFonts w:ascii="Segoe UI" w:hAnsi="Segoe UI" w:cs="Segoe UI"/>
          <w:sz w:val="20"/>
          <w:szCs w:val="20"/>
          <w:highlight w:val="yellow"/>
        </w:rPr>
        <w:pPrChange w:id="230"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31" w:author="Jon Cox" w:date="2026-08-11T14:37:00Z" w16du:dateUtc="2026-08-11T21:37:00Z">
        <w:r w:rsidRPr="00C33DEB" w:rsidDel="00E80F23">
          <w:rPr>
            <w:rFonts w:ascii="Segoe UI" w:hAnsi="Segoe UI" w:cs="Segoe UI"/>
            <w:sz w:val="20"/>
            <w:szCs w:val="20"/>
            <w:highlight w:val="yellow"/>
          </w:rPr>
          <w:delText>Subcontractor shall schedule all testing and walk with inspectors to obtain final sign off.</w:delText>
        </w:r>
      </w:del>
    </w:p>
    <w:p w14:paraId="4700DC6B" w14:textId="3CDF9A2C" w:rsidR="00230CA0" w:rsidDel="00E80F23" w:rsidRDefault="00230CA0">
      <w:pPr>
        <w:widowControl w:val="0"/>
        <w:numPr>
          <w:ilvl w:val="2"/>
          <w:numId w:val="30"/>
        </w:numPr>
        <w:tabs>
          <w:tab w:val="left" w:pos="1545"/>
        </w:tabs>
        <w:autoSpaceDE w:val="0"/>
        <w:autoSpaceDN w:val="0"/>
        <w:adjustRightInd w:val="0"/>
        <w:jc w:val="both"/>
        <w:rPr>
          <w:del w:id="232" w:author="Jon Cox" w:date="2026-08-11T14:37:00Z" w16du:dateUtc="2026-08-11T21:37:00Z"/>
          <w:rFonts w:ascii="Segoe UI" w:hAnsi="Segoe UI" w:cs="Segoe UI"/>
          <w:sz w:val="20"/>
          <w:szCs w:val="20"/>
          <w:highlight w:val="yellow"/>
        </w:rPr>
        <w:pPrChange w:id="233"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34" w:author="Jon Cox" w:date="2026-08-11T14:37:00Z" w16du:dateUtc="2026-08-11T21:37:00Z">
        <w:r w:rsidRPr="00C33DEB" w:rsidDel="00E80F23">
          <w:rPr>
            <w:rFonts w:ascii="Segoe UI" w:hAnsi="Segoe UI" w:cs="Segoe UI"/>
            <w:sz w:val="20"/>
            <w:szCs w:val="20"/>
            <w:highlight w:val="yellow"/>
          </w:rPr>
          <w:delText>Protect all work from damage until Substantial Completion, and repair or replace all damaged items.</w:delText>
        </w:r>
      </w:del>
    </w:p>
    <w:p w14:paraId="0714D322" w14:textId="1A9D3239" w:rsidR="00230CA0" w:rsidDel="00E80F23" w:rsidRDefault="00230CA0">
      <w:pPr>
        <w:widowControl w:val="0"/>
        <w:numPr>
          <w:ilvl w:val="2"/>
          <w:numId w:val="30"/>
        </w:numPr>
        <w:tabs>
          <w:tab w:val="left" w:pos="1545"/>
        </w:tabs>
        <w:autoSpaceDE w:val="0"/>
        <w:autoSpaceDN w:val="0"/>
        <w:adjustRightInd w:val="0"/>
        <w:jc w:val="both"/>
        <w:rPr>
          <w:del w:id="235" w:author="Jon Cox" w:date="2026-08-11T14:37:00Z" w16du:dateUtc="2026-08-11T21:37:00Z"/>
          <w:rFonts w:ascii="Segoe UI" w:hAnsi="Segoe UI" w:cs="Segoe UI"/>
          <w:sz w:val="20"/>
          <w:szCs w:val="20"/>
          <w:highlight w:val="yellow"/>
        </w:rPr>
        <w:pPrChange w:id="236"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del w:id="237" w:author="Jon Cox" w:date="2026-08-11T14:37:00Z" w16du:dateUtc="2026-08-11T21:37:00Z">
        <w:r w:rsidRPr="00C33DEB" w:rsidDel="00E80F23">
          <w:rPr>
            <w:rFonts w:ascii="Segoe UI" w:hAnsi="Segoe UI" w:cs="Segoe UI"/>
            <w:sz w:val="20"/>
            <w:szCs w:val="20"/>
            <w:highlight w:val="yellow"/>
          </w:rPr>
          <w:delText>Repair all related work at completion of the Project prior to acceptance.</w:delText>
        </w:r>
      </w:del>
      <w:commentRangeEnd w:id="221"/>
      <w:r w:rsidR="00E3580B">
        <w:rPr>
          <w:rStyle w:val="CommentReference"/>
          <w:rFonts w:ascii="Segoe UI" w:hAnsi="Segoe UI" w:cs="Segoe UI"/>
          <w:sz w:val="20"/>
          <w:szCs w:val="20"/>
          <w:highlight w:val="yellow"/>
        </w:rPr>
        <w:commentReference w:id="221"/>
      </w:r>
    </w:p>
    <w:p w14:paraId="44F48629" w14:textId="0553444B" w:rsidR="00230CA0" w:rsidDel="00E80F23" w:rsidRDefault="00230CA0">
      <w:pPr>
        <w:widowControl w:val="0"/>
        <w:numPr>
          <w:ilvl w:val="2"/>
          <w:numId w:val="30"/>
        </w:numPr>
        <w:tabs>
          <w:tab w:val="left" w:pos="1545"/>
        </w:tabs>
        <w:autoSpaceDE w:val="0"/>
        <w:autoSpaceDN w:val="0"/>
        <w:adjustRightInd w:val="0"/>
        <w:jc w:val="both"/>
        <w:rPr>
          <w:del w:id="238" w:author="Jon Cox" w:date="2026-08-11T14:37:00Z" w16du:dateUtc="2026-08-11T21:37:00Z"/>
          <w:rFonts w:ascii="Segoe UI" w:hAnsi="Segoe UI" w:cs="Segoe UI"/>
          <w:sz w:val="20"/>
          <w:szCs w:val="20"/>
          <w:highlight w:val="yellow"/>
        </w:rPr>
        <w:pPrChange w:id="239" w:author="Jon Cox" w:date="2026-08-11T14:29:00Z" w16du:dateUtc="2026-08-11T21:29:00Z">
          <w:pPr>
            <w:widowControl w:val="0"/>
            <w:numPr>
              <w:ilvl w:val="2"/>
              <w:numId w:val="25"/>
            </w:numPr>
            <w:tabs>
              <w:tab w:val="left" w:pos="1545"/>
            </w:tabs>
            <w:autoSpaceDE w:val="0"/>
            <w:autoSpaceDN w:val="0"/>
            <w:adjustRightInd w:val="0"/>
            <w:ind w:left="1440" w:hanging="360"/>
            <w:jc w:val="both"/>
          </w:pPr>
        </w:pPrChange>
      </w:pPr>
      <w:commentRangeStart w:id="240"/>
      <w:del w:id="241" w:author="Jon Cox" w:date="2026-08-11T14:37:00Z" w16du:dateUtc="2026-08-11T21:37:00Z">
        <w:r w:rsidRPr="00C33DEB" w:rsidDel="00E80F23">
          <w:rPr>
            <w:rFonts w:ascii="Segoe UI" w:hAnsi="Segoe UI" w:cs="Segoe UI"/>
            <w:sz w:val="20"/>
            <w:szCs w:val="20"/>
            <w:highlight w:val="yellow"/>
          </w:rPr>
          <w:delText>Includes multiple mobilizations as required per the Preliminary Construction Schedule and Logistics Plan.</w:delText>
        </w:r>
      </w:del>
      <w:commentRangeEnd w:id="240"/>
      <w:r w:rsidR="00E3580B">
        <w:rPr>
          <w:rStyle w:val="CommentReference"/>
          <w:rFonts w:ascii="Segoe UI" w:hAnsi="Segoe UI" w:cs="Segoe UI"/>
          <w:sz w:val="20"/>
          <w:szCs w:val="20"/>
          <w:highlight w:val="yellow"/>
        </w:rPr>
        <w:commentReference w:id="240"/>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Del="00E47E67" w:rsidRDefault="00230CA0" w:rsidP="00230CA0">
      <w:pPr>
        <w:widowControl w:val="0"/>
        <w:tabs>
          <w:tab w:val="left" w:pos="-1440"/>
          <w:tab w:val="left" w:pos="-720"/>
        </w:tabs>
        <w:suppressAutoHyphens/>
        <w:ind w:left="720"/>
        <w:jc w:val="both"/>
        <w:rPr>
          <w:del w:id="242" w:author="Jon Cox" w:date="2026-08-11T14:54:00Z" w16du:dateUtc="2026-08-11T21:54:00Z"/>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158FFDEB"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10 14</w:t>
      </w:r>
      <w:ins w:id="243" w:author="Jon Cox" w:date="2026-08-11T14:42:00Z" w16du:dateUtc="2026-08-11T21:42:00Z">
        <w:r w:rsidR="001C149F">
          <w:rPr>
            <w:rFonts w:ascii="Segoe UI" w:hAnsi="Segoe UI" w:cs="Segoe UI"/>
            <w:sz w:val="20"/>
            <w:szCs w:val="20"/>
            <w:highlight w:val="yellow"/>
          </w:rPr>
          <w:t xml:space="preserve"> </w:t>
        </w:r>
      </w:ins>
      <w:r w:rsidRPr="00E340BC">
        <w:rPr>
          <w:rFonts w:ascii="Segoe UI" w:hAnsi="Segoe UI" w:cs="Segoe UI"/>
          <w:sz w:val="20"/>
          <w:szCs w:val="20"/>
          <w:highlight w:val="yellow"/>
        </w:rPr>
        <w:t>23 - Panel Signage</w:t>
      </w:r>
      <w:del w:id="244" w:author="Jon Cox" w:date="2026-08-11T14:43:00Z" w16du:dateUtc="2026-08-11T21:43:00Z">
        <w:r w:rsidRPr="00E340BC" w:rsidDel="00FB40FE">
          <w:rPr>
            <w:rFonts w:ascii="Segoe UI" w:hAnsi="Segoe UI" w:cs="Segoe UI"/>
            <w:sz w:val="20"/>
            <w:szCs w:val="20"/>
            <w:highlight w:val="yellow"/>
          </w:rPr>
          <w:delText xml:space="preserve"> - </w:delText>
        </w:r>
        <w:commentRangeStart w:id="245"/>
        <w:r w:rsidRPr="00E340BC" w:rsidDel="00FB40FE">
          <w:rPr>
            <w:rFonts w:ascii="Segoe UI" w:hAnsi="Segoe UI" w:cs="Segoe UI"/>
            <w:sz w:val="20"/>
            <w:szCs w:val="20"/>
            <w:highlight w:val="yellow"/>
          </w:rPr>
          <w:delText>Provide all labor, material, equipment, and services required to furnish and install all items included in this section of the Project Manual, as it relates to Subcontractor's Scope of Work.</w:delText>
        </w:r>
      </w:del>
      <w:commentRangeEnd w:id="245"/>
      <w:r w:rsidR="009B118F">
        <w:rPr>
          <w:rStyle w:val="CommentReference"/>
          <w:rFonts w:ascii="Segoe UI" w:hAnsi="Segoe UI" w:cs="Segoe UI"/>
          <w:sz w:val="20"/>
          <w:szCs w:val="20"/>
        </w:rPr>
        <w:commentReference w:id="245"/>
      </w:r>
    </w:p>
    <w:p w14:paraId="73CB9F52" w14:textId="230D6274"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07 92</w:t>
      </w:r>
      <w:ins w:id="246" w:author="Jon Cox" w:date="2026-08-11T14:42:00Z" w16du:dateUtc="2026-08-11T21:42:00Z">
        <w:r w:rsidR="001C149F">
          <w:rPr>
            <w:rFonts w:ascii="Segoe UI" w:hAnsi="Segoe UI" w:cs="Segoe UI"/>
            <w:sz w:val="20"/>
            <w:szCs w:val="20"/>
            <w:highlight w:val="yellow"/>
          </w:rPr>
          <w:t xml:space="preserve"> </w:t>
        </w:r>
      </w:ins>
      <w:r w:rsidRPr="00E340BC">
        <w:rPr>
          <w:rFonts w:ascii="Segoe UI" w:hAnsi="Segoe UI" w:cs="Segoe UI"/>
          <w:sz w:val="20"/>
          <w:szCs w:val="20"/>
          <w:highlight w:val="yellow"/>
        </w:rPr>
        <w:t>00 - Joint Sealants</w:t>
      </w:r>
      <w:del w:id="247" w:author="Jon Cox" w:date="2026-08-11T14:43:00Z" w16du:dateUtc="2026-08-11T21:43:00Z">
        <w:r w:rsidRPr="00E340BC" w:rsidDel="00FB40FE">
          <w:rPr>
            <w:rFonts w:ascii="Segoe UI" w:hAnsi="Segoe UI" w:cs="Segoe UI"/>
            <w:sz w:val="20"/>
            <w:szCs w:val="20"/>
            <w:highlight w:val="yellow"/>
          </w:rPr>
          <w:delText xml:space="preserve"> - Provide all labor, material, equipment, and services required to furnish and install all items included in this section of the Project Manual, as it relates to Subcontractor's Scope of Work.</w:delText>
        </w:r>
      </w:del>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lastRenderedPageBreak/>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NCSD - Tonopah HS Sports Field Phs'd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r w:rsidR="0009460D">
        <w:rPr>
          <w:rFonts w:ascii="Segoe UI" w:hAnsi="Segoe UI" w:cs="Segoe UI"/>
          <w:sz w:val="20"/>
        </w:rPr>
        <w:t xml:space="preserve">provide assistance.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Del="002066E8" w:rsidRDefault="00FD5975" w:rsidP="00F91CC7">
      <w:pPr>
        <w:pStyle w:val="ListParagraph"/>
        <w:numPr>
          <w:ilvl w:val="0"/>
          <w:numId w:val="2"/>
        </w:numPr>
        <w:ind w:left="720"/>
        <w:jc w:val="both"/>
        <w:rPr>
          <w:del w:id="248" w:author="Jon Cox" w:date="2026-08-11T14:44:00Z" w16du:dateUtc="2026-08-11T21:44:00Z"/>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2066E8" w:rsidDel="002066E8" w:rsidRDefault="00230CA0">
      <w:pPr>
        <w:pStyle w:val="ListParagraph"/>
        <w:numPr>
          <w:ilvl w:val="0"/>
          <w:numId w:val="2"/>
        </w:numPr>
        <w:ind w:left="720"/>
        <w:jc w:val="both"/>
        <w:rPr>
          <w:del w:id="249" w:author="Jon Cox" w:date="2026-08-11T14:44:00Z" w16du:dateUtc="2026-08-11T21:44:00Z"/>
          <w:rFonts w:ascii="Segoe UI" w:hAnsi="Segoe UI" w:cs="Segoe UI"/>
          <w:b/>
          <w:sz w:val="20"/>
          <w:szCs w:val="20"/>
          <w:highlight w:val="yellow"/>
          <w:rPrChange w:id="250" w:author="Jon Cox" w:date="2026-08-11T14:44:00Z" w16du:dateUtc="2026-08-11T21:44:00Z">
            <w:rPr>
              <w:del w:id="251" w:author="Jon Cox" w:date="2026-08-11T14:44:00Z" w16du:dateUtc="2026-08-11T21:44:00Z"/>
              <w:highlight w:val="yellow"/>
            </w:rPr>
          </w:rPrChange>
        </w:rPr>
        <w:pPrChange w:id="252" w:author="Jon Cox" w:date="2026-08-11T14:44:00Z" w16du:dateUtc="2026-08-11T21:44:00Z">
          <w:pPr/>
        </w:pPrChange>
      </w:pPr>
    </w:p>
    <w:p w14:paraId="7A783CDD" w14:textId="77777777" w:rsidR="00230CA0" w:rsidRPr="002066E8" w:rsidRDefault="00230CA0">
      <w:pPr>
        <w:pStyle w:val="ListParagraph"/>
        <w:numPr>
          <w:ilvl w:val="0"/>
          <w:numId w:val="2"/>
        </w:numPr>
        <w:ind w:left="720"/>
        <w:jc w:val="both"/>
        <w:rPr>
          <w:rFonts w:ascii="Segoe UI" w:hAnsi="Segoe UI" w:cs="Segoe UI"/>
          <w:sz w:val="20"/>
          <w:szCs w:val="20"/>
          <w:rPrChange w:id="253" w:author="Jon Cox" w:date="2026-08-11T14:44:00Z" w16du:dateUtc="2026-08-11T21:44:00Z">
            <w:rPr/>
          </w:rPrChange>
        </w:rPr>
        <w:pPrChange w:id="254" w:author="Jon Cox" w:date="2026-08-11T14:44:00Z" w16du:dateUtc="2026-08-11T21:44:00Z">
          <w:pPr>
            <w:pStyle w:val="ListParagraph"/>
            <w:ind w:left="1080"/>
            <w:jc w:val="both"/>
          </w:pPr>
        </w:pPrChange>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3984568"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Addendum #</w:t>
      </w:r>
      <w:ins w:id="255" w:author="Jon Cox" w:date="2026-08-11T14:48:00Z" w16du:dateUtc="2026-08-11T21:48:00Z">
        <w:r w:rsidR="00077A72">
          <w:rPr>
            <w:rFonts w:ascii="Segoe UI" w:hAnsi="Segoe UI" w:cs="Segoe UI"/>
            <w:sz w:val="20"/>
            <w:szCs w:val="20"/>
            <w:highlight w:val="yellow"/>
          </w:rPr>
          <w:t>0</w:t>
        </w:r>
      </w:ins>
      <w:r w:rsidRPr="00E23427">
        <w:rPr>
          <w:rFonts w:ascii="Segoe UI" w:hAnsi="Segoe UI" w:cs="Segoe UI"/>
          <w:sz w:val="20"/>
          <w:szCs w:val="20"/>
          <w:highlight w:val="yellow"/>
        </w:rPr>
        <w:t>1</w:t>
      </w:r>
      <w:ins w:id="256" w:author="Jon Cox" w:date="2026-08-11T14:48:00Z" w16du:dateUtc="2026-08-11T21:48:00Z">
        <w:r w:rsidR="00077A72">
          <w:rPr>
            <w:rFonts w:ascii="Segoe UI" w:hAnsi="Segoe UI" w:cs="Segoe UI"/>
            <w:sz w:val="20"/>
            <w:szCs w:val="20"/>
            <w:highlight w:val="yellow"/>
          </w:rPr>
          <w:t xml:space="preserve"> </w:t>
        </w:r>
      </w:ins>
      <w:del w:id="257" w:author="Jon Cox" w:date="2026-08-11T14:48:00Z" w16du:dateUtc="2026-08-11T21:48:00Z">
        <w:r w:rsidRPr="00E23427" w:rsidDel="007D69EC">
          <w:rPr>
            <w:rFonts w:ascii="Segoe UI" w:hAnsi="Segoe UI" w:cs="Segoe UI"/>
            <w:sz w:val="20"/>
            <w:szCs w:val="20"/>
            <w:highlight w:val="yellow"/>
          </w:rPr>
          <w:delText xml:space="preserve"> (05.06.26), including the revised Architectural sheets issued therewith</w:delText>
        </w:r>
        <w:r w:rsidRPr="008C0394" w:rsidDel="007D69EC">
          <w:rPr>
            <w:rFonts w:ascii="Segoe UI" w:hAnsi="Segoe UI" w:cs="Segoe UI"/>
            <w:sz w:val="20"/>
            <w:szCs w:val="20"/>
          </w:rPr>
          <w:delText xml:space="preserve"> </w:delText>
        </w:r>
      </w:del>
      <w:r w:rsidRPr="008C0394">
        <w:rPr>
          <w:rFonts w:ascii="Segoe UI" w:hAnsi="Segoe UI" w:cs="Segoe UI"/>
          <w:sz w:val="20"/>
          <w:szCs w:val="20"/>
        </w:rPr>
        <w:t>- Provide all material, equipment, and services as required to furnish and install all items included in directive, as they relate to the Scope of Work.</w:t>
      </w:r>
    </w:p>
    <w:p w14:paraId="65ABF11E" w14:textId="20FF9F68" w:rsidR="00230CA0" w:rsidRPr="00077A72" w:rsidRDefault="00230CA0" w:rsidP="00230CA0">
      <w:pPr>
        <w:pStyle w:val="ListParagraph"/>
        <w:numPr>
          <w:ilvl w:val="0"/>
          <w:numId w:val="19"/>
        </w:numPr>
        <w:jc w:val="both"/>
        <w:rPr>
          <w:ins w:id="258" w:author="Jon Cox" w:date="2026-08-11T14:47:00Z" w16du:dateUtc="2026-08-11T21:47:00Z"/>
          <w:rFonts w:ascii="Segoe UI" w:hAnsi="Segoe UI" w:cs="Segoe UI"/>
          <w:sz w:val="20"/>
          <w:szCs w:val="20"/>
          <w:highlight w:val="yellow"/>
          <w:rPrChange w:id="259" w:author="Jon Cox" w:date="2026-08-11T14:47:00Z" w16du:dateUtc="2026-08-11T21:47:00Z">
            <w:rPr>
              <w:ins w:id="260" w:author="Jon Cox" w:date="2026-08-11T14:47:00Z" w16du:dateUtc="2026-08-11T21:47:00Z"/>
              <w:rFonts w:ascii="Segoe UI" w:hAnsi="Segoe UI" w:cs="Segoe UI"/>
              <w:sz w:val="20"/>
              <w:szCs w:val="20"/>
            </w:rPr>
          </w:rPrChange>
        </w:rPr>
      </w:pPr>
      <w:r w:rsidRPr="00E23427">
        <w:rPr>
          <w:rFonts w:ascii="Segoe UI" w:hAnsi="Segoe UI" w:cs="Segoe UI"/>
          <w:sz w:val="20"/>
          <w:szCs w:val="20"/>
          <w:highlight w:val="yellow"/>
        </w:rPr>
        <w:t xml:space="preserve">Clarification </w:t>
      </w:r>
      <w:ins w:id="261" w:author="Jon Cox" w:date="2026-08-11T14:48:00Z" w16du:dateUtc="2026-08-11T21:48:00Z">
        <w:r w:rsidR="00077A72">
          <w:rPr>
            <w:rFonts w:ascii="Segoe UI" w:hAnsi="Segoe UI" w:cs="Segoe UI"/>
            <w:sz w:val="20"/>
            <w:szCs w:val="20"/>
            <w:highlight w:val="yellow"/>
          </w:rPr>
          <w:t>#0</w:t>
        </w:r>
      </w:ins>
      <w:del w:id="262" w:author="Jon Cox" w:date="2026-08-11T14:48:00Z" w16du:dateUtc="2026-08-11T21:48:00Z">
        <w:r w:rsidRPr="00E23427" w:rsidDel="00077A72">
          <w:rPr>
            <w:rFonts w:ascii="Segoe UI" w:hAnsi="Segoe UI" w:cs="Segoe UI"/>
            <w:sz w:val="20"/>
            <w:szCs w:val="20"/>
            <w:highlight w:val="yellow"/>
          </w:rPr>
          <w:delText xml:space="preserve">No. </w:delText>
        </w:r>
      </w:del>
      <w:r w:rsidRPr="00E23427">
        <w:rPr>
          <w:rFonts w:ascii="Segoe UI" w:hAnsi="Segoe UI" w:cs="Segoe UI"/>
          <w:sz w:val="20"/>
          <w:szCs w:val="20"/>
          <w:highlight w:val="yellow"/>
        </w:rPr>
        <w:t xml:space="preserve">1 </w:t>
      </w:r>
      <w:del w:id="263" w:author="Jon Cox" w:date="2026-08-11T14:47:00Z" w16du:dateUtc="2026-08-11T21:47:00Z">
        <w:r w:rsidRPr="00E23427" w:rsidDel="00D20249">
          <w:rPr>
            <w:rFonts w:ascii="Segoe UI" w:hAnsi="Segoe UI" w:cs="Segoe UI"/>
            <w:sz w:val="20"/>
            <w:szCs w:val="20"/>
            <w:highlight w:val="yellow"/>
          </w:rPr>
          <w:delText xml:space="preserve">(05.06.26) </w:delText>
        </w:r>
        <w:r w:rsidRPr="00E23427" w:rsidDel="0084089A">
          <w:rPr>
            <w:rFonts w:ascii="Segoe UI" w:hAnsi="Segoe UI" w:cs="Segoe UI"/>
            <w:sz w:val="20"/>
            <w:szCs w:val="20"/>
            <w:highlight w:val="yellow"/>
          </w:rPr>
          <w:delText>and Clarification No. 2 (05.07.26</w:delText>
        </w:r>
      </w:del>
      <w:del w:id="264" w:author="Jon Cox" w:date="2026-08-11T14:48:00Z" w16du:dateUtc="2026-08-11T21:48:00Z">
        <w:r w:rsidRPr="00E23427" w:rsidDel="007D69EC">
          <w:rPr>
            <w:rFonts w:ascii="Segoe UI" w:hAnsi="Segoe UI" w:cs="Segoe UI"/>
            <w:sz w:val="20"/>
            <w:szCs w:val="20"/>
            <w:highlight w:val="yellow"/>
          </w:rPr>
          <w:delText>), including all RFI responses issued therewith</w:delText>
        </w:r>
        <w:r w:rsidRPr="008C0394" w:rsidDel="007D69EC">
          <w:rPr>
            <w:rFonts w:ascii="Segoe UI" w:hAnsi="Segoe UI" w:cs="Segoe UI"/>
            <w:sz w:val="20"/>
            <w:szCs w:val="20"/>
          </w:rPr>
          <w:delText xml:space="preserve"> </w:delText>
        </w:r>
      </w:del>
      <w:r w:rsidRPr="008C0394">
        <w:rPr>
          <w:rFonts w:ascii="Segoe UI" w:hAnsi="Segoe UI" w:cs="Segoe UI"/>
          <w:sz w:val="20"/>
          <w:szCs w:val="20"/>
        </w:rPr>
        <w:t>- Provide all material, equipment, and services as required to furnish and install all items included in directive, as they relate to the Scope of Work.</w:t>
      </w:r>
    </w:p>
    <w:p w14:paraId="522C87CD" w14:textId="28460805" w:rsidR="007D69EC" w:rsidRPr="00190336" w:rsidRDefault="00077A72" w:rsidP="007D69EC">
      <w:pPr>
        <w:pStyle w:val="ListParagraph"/>
        <w:numPr>
          <w:ilvl w:val="0"/>
          <w:numId w:val="19"/>
        </w:numPr>
        <w:jc w:val="both"/>
        <w:rPr>
          <w:ins w:id="265" w:author="Jon Cox" w:date="2026-08-11T14:49:00Z" w16du:dateUtc="2026-08-11T21:49:00Z"/>
          <w:rFonts w:ascii="Segoe UI" w:hAnsi="Segoe UI" w:cs="Segoe UI"/>
          <w:sz w:val="20"/>
          <w:szCs w:val="20"/>
          <w:highlight w:val="yellow"/>
        </w:rPr>
      </w:pPr>
      <w:ins w:id="266" w:author="Jon Cox" w:date="2026-08-11T14:47:00Z" w16du:dateUtc="2026-08-11T21:47:00Z">
        <w:r w:rsidRPr="00E23427">
          <w:rPr>
            <w:rFonts w:ascii="Segoe UI" w:hAnsi="Segoe UI" w:cs="Segoe UI"/>
            <w:sz w:val="20"/>
            <w:szCs w:val="20"/>
            <w:highlight w:val="yellow"/>
          </w:rPr>
          <w:t xml:space="preserve">Clarification </w:t>
        </w:r>
      </w:ins>
      <w:ins w:id="267" w:author="Jon Cox" w:date="2026-08-11T14:49:00Z" w16du:dateUtc="2026-08-11T21:49:00Z">
        <w:r w:rsidR="00F67059">
          <w:rPr>
            <w:rFonts w:ascii="Segoe UI" w:hAnsi="Segoe UI" w:cs="Segoe UI"/>
            <w:sz w:val="20"/>
            <w:szCs w:val="20"/>
            <w:highlight w:val="yellow"/>
          </w:rPr>
          <w:t>#0</w:t>
        </w:r>
      </w:ins>
      <w:ins w:id="268" w:author="Jon Cox" w:date="2026-08-11T14:47:00Z" w16du:dateUtc="2026-08-11T21:47:00Z">
        <w:r w:rsidRPr="00E23427">
          <w:rPr>
            <w:rFonts w:ascii="Segoe UI" w:hAnsi="Segoe UI" w:cs="Segoe UI"/>
            <w:sz w:val="20"/>
            <w:szCs w:val="20"/>
            <w:highlight w:val="yellow"/>
          </w:rPr>
          <w:t>2</w:t>
        </w:r>
      </w:ins>
      <w:ins w:id="269" w:author="Jon Cox" w:date="2026-08-11T14:49:00Z" w16du:dateUtc="2026-08-11T21:49:00Z">
        <w:r w:rsidR="007D69EC" w:rsidRPr="007D69EC">
          <w:rPr>
            <w:rFonts w:ascii="Segoe UI" w:hAnsi="Segoe UI" w:cs="Segoe UI"/>
            <w:sz w:val="20"/>
            <w:szCs w:val="20"/>
          </w:rPr>
          <w:t xml:space="preserve"> </w:t>
        </w:r>
        <w:r w:rsidR="007D69EC">
          <w:rPr>
            <w:rFonts w:ascii="Segoe UI" w:hAnsi="Segoe UI" w:cs="Segoe UI"/>
            <w:sz w:val="20"/>
            <w:szCs w:val="20"/>
          </w:rPr>
          <w:t xml:space="preserve">- </w:t>
        </w:r>
        <w:r w:rsidR="007D69EC" w:rsidRPr="008C0394">
          <w:rPr>
            <w:rFonts w:ascii="Segoe UI" w:hAnsi="Segoe UI" w:cs="Segoe UI"/>
            <w:sz w:val="20"/>
            <w:szCs w:val="20"/>
          </w:rPr>
          <w:t>Provide all material, equipment, and services as required to furnish and install all items included in directive, as they relate to the Scope of Work.</w:t>
        </w:r>
      </w:ins>
    </w:p>
    <w:p w14:paraId="7AEA39FB" w14:textId="50CCADBC" w:rsidR="00077A72" w:rsidRPr="00F67059" w:rsidDel="00F67059" w:rsidRDefault="00077A72">
      <w:pPr>
        <w:numPr>
          <w:ilvl w:val="0"/>
          <w:numId w:val="19"/>
        </w:numPr>
        <w:ind w:left="720"/>
        <w:jc w:val="both"/>
        <w:rPr>
          <w:del w:id="270" w:author="Jon Cox" w:date="2026-08-11T14:49:00Z" w16du:dateUtc="2026-08-11T21:49:00Z"/>
          <w:rFonts w:ascii="Segoe UI" w:hAnsi="Segoe UI" w:cs="Segoe UI"/>
          <w:sz w:val="20"/>
          <w:szCs w:val="20"/>
          <w:highlight w:val="yellow"/>
          <w:rPrChange w:id="271" w:author="Jon Cox" w:date="2026-08-11T14:49:00Z" w16du:dateUtc="2026-08-11T21:49:00Z">
            <w:rPr>
              <w:del w:id="272" w:author="Jon Cox" w:date="2026-08-11T14:49:00Z" w16du:dateUtc="2026-08-11T21:49:00Z"/>
              <w:highlight w:val="yellow"/>
            </w:rPr>
          </w:rPrChange>
        </w:rPr>
        <w:pPrChange w:id="273" w:author="Jon Cox" w:date="2026-08-11T14:49:00Z" w16du:dateUtc="2026-08-11T21:49:00Z">
          <w:pPr>
            <w:pStyle w:val="ListParagraph"/>
            <w:numPr>
              <w:numId w:val="19"/>
            </w:numPr>
            <w:ind w:left="1080" w:hanging="360"/>
            <w:jc w:val="both"/>
          </w:pPr>
        </w:pPrChange>
      </w:pPr>
    </w:p>
    <w:p w14:paraId="104DEE22" w14:textId="0C59964E" w:rsidR="00230CA0" w:rsidRPr="00F71408" w:rsidDel="00F67059" w:rsidRDefault="00230CA0">
      <w:pPr>
        <w:ind w:left="720"/>
        <w:rPr>
          <w:del w:id="274" w:author="Jon Cox" w:date="2026-08-11T14:49:00Z" w16du:dateUtc="2026-08-11T21:49:00Z"/>
          <w:highlight w:val="yellow"/>
        </w:rPr>
        <w:pPrChange w:id="275" w:author="Jon Cox" w:date="2026-08-11T14:49:00Z" w16du:dateUtc="2026-08-11T21:49:00Z">
          <w:pPr>
            <w:pStyle w:val="ListParagraph"/>
            <w:numPr>
              <w:numId w:val="19"/>
            </w:numPr>
            <w:ind w:left="1080" w:hanging="360"/>
            <w:jc w:val="both"/>
          </w:pPr>
        </w:pPrChange>
      </w:pPr>
      <w:del w:id="276" w:author="Jon Cox" w:date="2026-08-11T14:49:00Z" w16du:dateUtc="2026-08-11T21:49:00Z">
        <w:r w:rsidRPr="00E23427" w:rsidDel="00F67059">
          <w:rPr>
            <w:highlight w:val="yellow"/>
          </w:rPr>
          <w:delText>Exhibit B - Basis of Guaranteed Maximum Price (07.01.26)</w:delText>
        </w:r>
        <w:r w:rsidRPr="008C0394" w:rsidDel="00F67059">
          <w:delText xml:space="preserve"> - Provide all material, equipment, and services as required to furnish and install all items included in directive, as they relate to the Scope of Work.</w:delText>
        </w:r>
      </w:del>
    </w:p>
    <w:p w14:paraId="2FFF36B7" w14:textId="77777777" w:rsidR="00230CA0" w:rsidRPr="00F71408" w:rsidDel="00F67059" w:rsidRDefault="00230CA0">
      <w:pPr>
        <w:ind w:left="720"/>
        <w:rPr>
          <w:del w:id="277" w:author="Jon Cox" w:date="2026-08-11T14:49:00Z" w16du:dateUtc="2026-08-11T21:49:00Z"/>
          <w:highlight w:val="yellow"/>
        </w:rPr>
        <w:pPrChange w:id="278" w:author="Jon Cox" w:date="2026-08-11T14:49:00Z" w16du:dateUtc="2026-08-11T21:49:00Z">
          <w:pPr>
            <w:pStyle w:val="ListParagraph"/>
            <w:ind w:left="1080"/>
            <w:jc w:val="both"/>
          </w:pPr>
        </w:pPrChange>
      </w:pPr>
    </w:p>
    <w:p w14:paraId="4000B5A2" w14:textId="77777777" w:rsidR="00F91CC7" w:rsidRPr="00303D1E" w:rsidDel="00F67059" w:rsidRDefault="00F91CC7" w:rsidP="00F91CC7">
      <w:pPr>
        <w:rPr>
          <w:del w:id="279" w:author="Jon Cox" w:date="2026-08-11T14:49:00Z" w16du:dateUtc="2026-08-11T21:49:00Z"/>
          <w:rFonts w:ascii="Segoe UI" w:hAnsi="Segoe UI" w:cs="Segoe UI"/>
          <w:b/>
          <w:sz w:val="20"/>
          <w:szCs w:val="20"/>
          <w:highlight w:val="yellow"/>
        </w:rPr>
      </w:pPr>
    </w:p>
    <w:p w14:paraId="485CF9F6" w14:textId="5EAD1DFA" w:rsidR="00FD5975" w:rsidRPr="00F67059" w:rsidDel="00F67059" w:rsidRDefault="00FD5975">
      <w:pPr>
        <w:jc w:val="both"/>
        <w:rPr>
          <w:del w:id="280" w:author="Jon Cox" w:date="2026-08-11T14:49:00Z" w16du:dateUtc="2026-08-11T21:49:00Z"/>
          <w:rFonts w:ascii="Segoe UI" w:hAnsi="Segoe UI" w:cs="Segoe UI"/>
          <w:sz w:val="20"/>
          <w:szCs w:val="20"/>
          <w:rPrChange w:id="281" w:author="Jon Cox" w:date="2026-08-11T14:49:00Z" w16du:dateUtc="2026-08-11T21:49:00Z">
            <w:rPr>
              <w:del w:id="282" w:author="Jon Cox" w:date="2026-08-11T14:49:00Z" w16du:dateUtc="2026-08-11T21:49:00Z"/>
            </w:rPr>
          </w:rPrChange>
        </w:rPr>
        <w:pPrChange w:id="283" w:author="Jon Cox" w:date="2026-08-11T14:49:00Z" w16du:dateUtc="2026-08-11T21:49:00Z">
          <w:pPr>
            <w:pStyle w:val="ListParagraph"/>
            <w:ind w:left="1080"/>
            <w:jc w:val="both"/>
          </w:pPr>
        </w:pPrChange>
      </w:pPr>
    </w:p>
    <w:p w14:paraId="17795212" w14:textId="2793FF35" w:rsidR="00FD5975" w:rsidRPr="00F67059" w:rsidDel="00F67059" w:rsidRDefault="00FD5975">
      <w:pPr>
        <w:jc w:val="both"/>
        <w:rPr>
          <w:del w:id="284" w:author="Jon Cox" w:date="2026-08-11T14:49:00Z" w16du:dateUtc="2026-08-11T21:49:00Z"/>
          <w:rFonts w:ascii="Segoe UI" w:hAnsi="Segoe UI" w:cs="Segoe UI"/>
          <w:sz w:val="20"/>
          <w:szCs w:val="20"/>
          <w:rPrChange w:id="285" w:author="Jon Cox" w:date="2026-08-11T14:49:00Z" w16du:dateUtc="2026-08-11T21:49:00Z">
            <w:rPr>
              <w:del w:id="286" w:author="Jon Cox" w:date="2026-08-11T14:49:00Z" w16du:dateUtc="2026-08-11T21:49:00Z"/>
            </w:rPr>
          </w:rPrChange>
        </w:rPr>
        <w:pPrChange w:id="287" w:author="Jon Cox" w:date="2026-08-11T14:49:00Z" w16du:dateUtc="2026-08-11T21:49:00Z">
          <w:pPr>
            <w:pStyle w:val="ListParagraph"/>
            <w:ind w:left="1080"/>
            <w:jc w:val="both"/>
          </w:pPr>
        </w:pPrChange>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2B2370A0"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ins w:id="288" w:author="Jon Cox" w:date="2026-08-11T14:49:00Z" w16du:dateUtc="2026-08-11T21:49:00Z">
        <w:r w:rsidR="00F67059">
          <w:rPr>
            <w:rFonts w:ascii="Segoe UI" w:hAnsi="Segoe UI" w:cs="Segoe UI"/>
            <w:sz w:val="20"/>
            <w:szCs w:val="20"/>
          </w:rPr>
          <w:t>multip</w:t>
        </w:r>
      </w:ins>
      <w:ins w:id="289" w:author="Jon Cox" w:date="2026-08-11T14:50:00Z" w16du:dateUtc="2026-08-11T21:50:00Z">
        <w:r w:rsidR="00F67059">
          <w:rPr>
            <w:rFonts w:ascii="Segoe UI" w:hAnsi="Segoe UI" w:cs="Segoe UI"/>
            <w:sz w:val="20"/>
            <w:szCs w:val="20"/>
          </w:rPr>
          <w:t xml:space="preserve">le </w:t>
        </w:r>
      </w:ins>
      <w:r w:rsidRPr="00362A30">
        <w:rPr>
          <w:rFonts w:ascii="Segoe UI" w:hAnsi="Segoe UI" w:cs="Segoe UI"/>
          <w:sz w:val="20"/>
          <w:szCs w:val="20"/>
          <w:highlight w:val="yellow"/>
        </w:rPr>
        <w:t>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FA3557" w:rsidRDefault="00F176EA" w:rsidP="00F176EA">
      <w:pPr>
        <w:pStyle w:val="ListParagraph"/>
        <w:numPr>
          <w:ilvl w:val="0"/>
          <w:numId w:val="16"/>
        </w:numPr>
        <w:jc w:val="both"/>
        <w:rPr>
          <w:rFonts w:ascii="Segoe UI" w:hAnsi="Segoe UI" w:cs="Segoe UI"/>
          <w:strike/>
          <w:sz w:val="20"/>
          <w:szCs w:val="20"/>
          <w:highlight w:val="yellow"/>
          <w:rPrChange w:id="290" w:author="Jon Cox" w:date="2026-08-11T14:51:00Z" w16du:dateUtc="2026-08-11T21:51:00Z">
            <w:rPr>
              <w:rFonts w:ascii="Segoe UI" w:hAnsi="Segoe UI" w:cs="Segoe UI"/>
              <w:sz w:val="20"/>
              <w:szCs w:val="20"/>
              <w:highlight w:val="yellow"/>
            </w:rPr>
          </w:rPrChange>
        </w:rPr>
      </w:pPr>
      <w:r w:rsidRPr="00FA3557">
        <w:rPr>
          <w:rFonts w:ascii="Segoe UI" w:hAnsi="Segoe UI" w:cs="Segoe UI"/>
          <w:strike/>
          <w:sz w:val="20"/>
          <w:szCs w:val="20"/>
          <w:highlight w:val="yellow"/>
          <w:rPrChange w:id="291" w:author="Jon Cox" w:date="2026-08-11T14:51:00Z" w16du:dateUtc="2026-08-11T21:51:00Z">
            <w:rPr>
              <w:rFonts w:ascii="Segoe UI" w:hAnsi="Segoe UI" w:cs="Segoe UI"/>
              <w:sz w:val="20"/>
              <w:szCs w:val="20"/>
              <w:highlight w:val="yellow"/>
            </w:rPr>
          </w:rPrChange>
        </w:rPr>
        <w:lastRenderedPageBreak/>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FA3557">
        <w:rPr>
          <w:rFonts w:ascii="Segoe UI" w:hAnsi="Segoe UI" w:cs="Segoe UI"/>
          <w:strike/>
          <w:color w:val="FF0000"/>
          <w:sz w:val="20"/>
          <w:szCs w:val="20"/>
          <w:highlight w:val="yellow"/>
          <w:rPrChange w:id="292" w:author="Jon Cox" w:date="2026-08-11T14:51:00Z" w16du:dateUtc="2026-08-11T21:51:00Z">
            <w:rPr>
              <w:rFonts w:ascii="Segoe UI" w:hAnsi="Segoe UI" w:cs="Segoe UI"/>
              <w:color w:val="FF0000"/>
              <w:sz w:val="20"/>
              <w:szCs w:val="20"/>
              <w:highlight w:val="yellow"/>
            </w:rPr>
          </w:rPrChange>
        </w:rPr>
        <w:t xml:space="preserve"> &gt;Do Not Edit this paragraph you can delete all of it or keep all of it KH&lt;</w:t>
      </w:r>
    </w:p>
    <w:p w14:paraId="27A3F8CB" w14:textId="77777777" w:rsidR="00EE5A69" w:rsidRPr="00FA3557" w:rsidRDefault="00EE5A69" w:rsidP="00EE5A69">
      <w:pPr>
        <w:pStyle w:val="ListParagraph"/>
        <w:rPr>
          <w:rFonts w:ascii="Segoe UI" w:hAnsi="Segoe UI" w:cs="Segoe UI"/>
          <w:strike/>
          <w:sz w:val="20"/>
          <w:szCs w:val="20"/>
          <w:highlight w:val="yellow"/>
          <w:rPrChange w:id="293" w:author="Jon Cox" w:date="2026-08-11T14:51:00Z" w16du:dateUtc="2026-08-11T21:51:00Z">
            <w:rPr>
              <w:rFonts w:ascii="Segoe UI" w:hAnsi="Segoe UI" w:cs="Segoe UI"/>
              <w:sz w:val="20"/>
              <w:szCs w:val="20"/>
              <w:highlight w:val="yellow"/>
            </w:rPr>
          </w:rPrChange>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45A0AA16" w:rsidR="00A46CB0" w:rsidRPr="009A2F44" w:rsidDel="00FA3557" w:rsidRDefault="0023208A" w:rsidP="00251763">
      <w:pPr>
        <w:pStyle w:val="ListParagraph"/>
        <w:numPr>
          <w:ilvl w:val="0"/>
          <w:numId w:val="9"/>
        </w:numPr>
        <w:jc w:val="both"/>
        <w:rPr>
          <w:del w:id="294" w:author="Jon Cox" w:date="2026-08-11T14:51:00Z" w16du:dateUtc="2026-08-11T21:51:00Z"/>
          <w:rFonts w:ascii="Segoe UI" w:hAnsi="Segoe UI" w:cs="Segoe UI"/>
          <w:b/>
          <w:sz w:val="20"/>
          <w:szCs w:val="20"/>
          <w:highlight w:val="yellow"/>
        </w:rPr>
      </w:pPr>
      <w:commentRangeStart w:id="295"/>
      <w:r w:rsidRPr="00303D1E">
        <w:rPr>
          <w:rFonts w:ascii="Segoe UI" w:hAnsi="Segoe UI" w:cs="Segoe UI"/>
          <w:sz w:val="20"/>
          <w:szCs w:val="20"/>
          <w:highlight w:val="yellow"/>
        </w:rPr>
        <w:t>Mascot mural and painted school logo graphics</w:t>
      </w:r>
      <w:commentRangeEnd w:id="295"/>
      <w:r w:rsidR="0091435A" w:rsidRPr="00303D1E">
        <w:rPr>
          <w:rStyle w:val="CommentReference"/>
          <w:rFonts w:ascii="Segoe UI" w:hAnsi="Segoe UI" w:cs="Segoe UI"/>
          <w:sz w:val="20"/>
          <w:szCs w:val="20"/>
          <w:highlight w:val="yellow"/>
        </w:rPr>
        <w:commentReference w:id="295"/>
      </w:r>
      <w:del w:id="296" w:author="Jon Cox" w:date="2026-08-11T14:34:00Z" w16du:dateUtc="2026-08-11T21:34:00Z">
        <w:r w:rsidRPr="00303D1E" w:rsidDel="0091435A">
          <w:rPr>
            <w:rFonts w:ascii="Segoe UI" w:hAnsi="Segoe UI" w:cs="Segoe UI"/>
            <w:sz w:val="20"/>
            <w:szCs w:val="20"/>
            <w:highlight w:val="yellow"/>
          </w:rPr>
          <w:delText>, which are painted by the Owner following completion of the Project</w:delText>
        </w:r>
      </w:del>
    </w:p>
    <w:p w14:paraId="18B546DA" w14:textId="2C713775" w:rsidR="00A46CB0" w:rsidRPr="00FA3557" w:rsidDel="0091435A" w:rsidRDefault="0023208A">
      <w:pPr>
        <w:pStyle w:val="ListParagraph"/>
        <w:numPr>
          <w:ilvl w:val="0"/>
          <w:numId w:val="9"/>
        </w:numPr>
        <w:jc w:val="both"/>
        <w:rPr>
          <w:del w:id="297" w:author="Jon Cox" w:date="2026-08-11T14:34:00Z" w16du:dateUtc="2026-08-11T21:34:00Z"/>
          <w:rFonts w:ascii="Segoe UI" w:hAnsi="Segoe UI" w:cs="Segoe UI"/>
          <w:b/>
          <w:sz w:val="20"/>
          <w:szCs w:val="20"/>
          <w:highlight w:val="yellow"/>
          <w:rPrChange w:id="298" w:author="Jon Cox" w:date="2026-08-11T14:51:00Z" w16du:dateUtc="2026-08-11T21:51:00Z">
            <w:rPr>
              <w:del w:id="299" w:author="Jon Cox" w:date="2026-08-11T14:34:00Z" w16du:dateUtc="2026-08-11T21:34:00Z"/>
              <w:b/>
              <w:highlight w:val="yellow"/>
            </w:rPr>
          </w:rPrChange>
        </w:rPr>
      </w:pPr>
      <w:commentRangeStart w:id="300"/>
      <w:del w:id="301" w:author="Jon Cox" w:date="2026-08-11T14:34:00Z" w16du:dateUtc="2026-08-11T21:34:00Z">
        <w:r w:rsidRPr="00FA3557" w:rsidDel="0091435A">
          <w:rPr>
            <w:rFonts w:ascii="Segoe UI" w:hAnsi="Segoe UI" w:cs="Segoe UI"/>
            <w:sz w:val="20"/>
            <w:szCs w:val="20"/>
            <w:highlight w:val="yellow"/>
            <w:rPrChange w:id="302" w:author="Jon Cox" w:date="2026-08-11T14:51:00Z" w16du:dateUtc="2026-08-11T21:51:00Z">
              <w:rPr>
                <w:highlight w:val="yellow"/>
              </w:rPr>
            </w:rPrChange>
          </w:rPr>
          <w:delText>Dedication plaque and emergency evacuation map</w:delText>
        </w:r>
      </w:del>
    </w:p>
    <w:p w14:paraId="7D6BCB05" w14:textId="7B5FA870" w:rsidR="00A46CB0" w:rsidRPr="009A2F44" w:rsidDel="0091435A" w:rsidRDefault="0023208A">
      <w:pPr>
        <w:pStyle w:val="ListParagraph"/>
        <w:rPr>
          <w:del w:id="303" w:author="Jon Cox" w:date="2026-08-11T14:34:00Z" w16du:dateUtc="2026-08-11T21:34:00Z"/>
          <w:b/>
          <w:highlight w:val="yellow"/>
        </w:rPr>
        <w:pPrChange w:id="304" w:author="Jon Cox" w:date="2026-08-11T14:51:00Z" w16du:dateUtc="2026-08-11T21:51:00Z">
          <w:pPr>
            <w:pStyle w:val="ListParagraph"/>
            <w:numPr>
              <w:numId w:val="9"/>
            </w:numPr>
            <w:ind w:left="1080" w:hanging="360"/>
            <w:jc w:val="both"/>
          </w:pPr>
        </w:pPrChange>
      </w:pPr>
      <w:del w:id="305" w:author="Jon Cox" w:date="2026-08-11T14:34:00Z" w16du:dateUtc="2026-08-11T21:34:00Z">
        <w:r w:rsidRPr="00303D1E" w:rsidDel="0091435A">
          <w:rPr>
            <w:highlight w:val="yellow"/>
          </w:rPr>
          <w:delText>Wall backing, blocking, and structural supports for signage</w:delText>
        </w:r>
      </w:del>
    </w:p>
    <w:p w14:paraId="2B587701" w14:textId="36C221EB" w:rsidR="00A46CB0" w:rsidRPr="009A2F44" w:rsidDel="0091435A" w:rsidRDefault="0023208A">
      <w:pPr>
        <w:pStyle w:val="ListParagraph"/>
        <w:rPr>
          <w:del w:id="306" w:author="Jon Cox" w:date="2026-08-11T14:34:00Z" w16du:dateUtc="2026-08-11T21:34:00Z"/>
          <w:b/>
          <w:highlight w:val="yellow"/>
        </w:rPr>
        <w:pPrChange w:id="307" w:author="Jon Cox" w:date="2026-08-11T14:51:00Z" w16du:dateUtc="2026-08-11T21:51:00Z">
          <w:pPr>
            <w:pStyle w:val="ListParagraph"/>
            <w:numPr>
              <w:numId w:val="9"/>
            </w:numPr>
            <w:ind w:left="1080" w:hanging="360"/>
            <w:jc w:val="both"/>
          </w:pPr>
        </w:pPrChange>
      </w:pPr>
      <w:del w:id="308" w:author="Jon Cox" w:date="2026-08-11T14:34:00Z" w16du:dateUtc="2026-08-11T21:34:00Z">
        <w:r w:rsidRPr="00303D1E" w:rsidDel="0091435A">
          <w:rPr>
            <w:highlight w:val="yellow"/>
          </w:rPr>
          <w:delText>Painting and finishing of walls and substrates scheduled to receive signage</w:delText>
        </w:r>
      </w:del>
    </w:p>
    <w:p w14:paraId="7BDA2253" w14:textId="0A9B44AB" w:rsidR="00A46CB0" w:rsidRPr="009A2F44" w:rsidDel="0091435A" w:rsidRDefault="0023208A">
      <w:pPr>
        <w:pStyle w:val="ListParagraph"/>
        <w:rPr>
          <w:del w:id="309" w:author="Jon Cox" w:date="2026-08-11T14:34:00Z" w16du:dateUtc="2026-08-11T21:34:00Z"/>
          <w:b/>
          <w:highlight w:val="yellow"/>
        </w:rPr>
        <w:pPrChange w:id="310" w:author="Jon Cox" w:date="2026-08-11T14:51:00Z" w16du:dateUtc="2026-08-11T21:51:00Z">
          <w:pPr>
            <w:pStyle w:val="ListParagraph"/>
            <w:numPr>
              <w:numId w:val="9"/>
            </w:numPr>
            <w:ind w:left="1080" w:hanging="360"/>
            <w:jc w:val="both"/>
          </w:pPr>
        </w:pPrChange>
      </w:pPr>
      <w:del w:id="311" w:author="Jon Cox" w:date="2026-08-11T14:34:00Z" w16du:dateUtc="2026-08-11T21:34:00Z">
        <w:r w:rsidRPr="00303D1E" w:rsidDel="0091435A">
          <w:rPr>
            <w:highlight w:val="yellow"/>
          </w:rPr>
          <w:delText>All electrical work, including power, conduit, junction boxes, and final connections for illuminated signage</w:delText>
        </w:r>
      </w:del>
    </w:p>
    <w:p w14:paraId="7A63B67F" w14:textId="59AF280E" w:rsidR="00A46CB0" w:rsidRPr="009A2F44" w:rsidDel="0091435A" w:rsidRDefault="0023208A">
      <w:pPr>
        <w:pStyle w:val="ListParagraph"/>
        <w:rPr>
          <w:del w:id="312" w:author="Jon Cox" w:date="2026-08-11T14:34:00Z" w16du:dateUtc="2026-08-11T21:34:00Z"/>
          <w:b/>
          <w:highlight w:val="yellow"/>
        </w:rPr>
        <w:pPrChange w:id="313" w:author="Jon Cox" w:date="2026-08-11T14:51:00Z" w16du:dateUtc="2026-08-11T21:51:00Z">
          <w:pPr>
            <w:pStyle w:val="ListParagraph"/>
            <w:numPr>
              <w:numId w:val="9"/>
            </w:numPr>
            <w:ind w:left="1080" w:hanging="360"/>
            <w:jc w:val="both"/>
          </w:pPr>
        </w:pPrChange>
      </w:pPr>
      <w:del w:id="314" w:author="Jon Cox" w:date="2026-08-11T14:34:00Z" w16du:dateUtc="2026-08-11T21:34:00Z">
        <w:r w:rsidRPr="00303D1E" w:rsidDel="0091435A">
          <w:rPr>
            <w:highlight w:val="yellow"/>
          </w:rPr>
          <w:delText>Concrete footings, foundations, and all cast-in-place concrete</w:delText>
        </w:r>
      </w:del>
    </w:p>
    <w:p w14:paraId="5E5D1926" w14:textId="3B874880" w:rsidR="00A46CB0" w:rsidRPr="009A2F44" w:rsidDel="0091435A" w:rsidRDefault="0023208A">
      <w:pPr>
        <w:pStyle w:val="ListParagraph"/>
        <w:rPr>
          <w:del w:id="315" w:author="Jon Cox" w:date="2026-08-11T14:34:00Z" w16du:dateUtc="2026-08-11T21:34:00Z"/>
          <w:b/>
          <w:highlight w:val="yellow"/>
        </w:rPr>
        <w:pPrChange w:id="316" w:author="Jon Cox" w:date="2026-08-11T14:51:00Z" w16du:dateUtc="2026-08-11T21:51:00Z">
          <w:pPr>
            <w:pStyle w:val="ListParagraph"/>
            <w:numPr>
              <w:numId w:val="9"/>
            </w:numPr>
            <w:ind w:left="1080" w:hanging="360"/>
            <w:jc w:val="both"/>
          </w:pPr>
        </w:pPrChange>
      </w:pPr>
      <w:del w:id="317" w:author="Jon Cox" w:date="2026-08-11T14:34:00Z" w16du:dateUtc="2026-08-11T21:34:00Z">
        <w:r w:rsidRPr="00303D1E" w:rsidDel="0091435A">
          <w:rPr>
            <w:highlight w:val="yellow"/>
          </w:rPr>
          <w:delText>Site signage, traffic signage, parking accessory signage, and pavement striping</w:delText>
        </w:r>
      </w:del>
    </w:p>
    <w:p w14:paraId="349AC01D" w14:textId="0B831455" w:rsidR="00A46CB0" w:rsidRPr="009A2F44" w:rsidDel="0091435A" w:rsidRDefault="0023208A">
      <w:pPr>
        <w:pStyle w:val="ListParagraph"/>
        <w:rPr>
          <w:del w:id="318" w:author="Jon Cox" w:date="2026-08-11T14:34:00Z" w16du:dateUtc="2026-08-11T21:34:00Z"/>
          <w:b/>
          <w:highlight w:val="yellow"/>
        </w:rPr>
        <w:pPrChange w:id="319" w:author="Jon Cox" w:date="2026-08-11T14:51:00Z" w16du:dateUtc="2026-08-11T21:51:00Z">
          <w:pPr>
            <w:pStyle w:val="ListParagraph"/>
            <w:numPr>
              <w:numId w:val="9"/>
            </w:numPr>
            <w:ind w:left="1080" w:hanging="360"/>
            <w:jc w:val="both"/>
          </w:pPr>
        </w:pPrChange>
      </w:pPr>
      <w:del w:id="320" w:author="Jon Cox" w:date="2026-08-11T14:34:00Z" w16du:dateUtc="2026-08-11T21:34:00Z">
        <w:r w:rsidRPr="00303D1E" w:rsidDel="0091435A">
          <w:rPr>
            <w:highlight w:val="yellow"/>
          </w:rPr>
          <w:delText>Track and field signage, athletic field markings, and turf inlaid lettering, numbers, and logos</w:delText>
        </w:r>
      </w:del>
    </w:p>
    <w:p w14:paraId="2FC8F54C" w14:textId="7892371A" w:rsidR="00A46CB0" w:rsidRPr="009A2F44" w:rsidDel="0091435A" w:rsidRDefault="0023208A">
      <w:pPr>
        <w:pStyle w:val="ListParagraph"/>
        <w:rPr>
          <w:del w:id="321" w:author="Jon Cox" w:date="2026-08-11T14:34:00Z" w16du:dateUtc="2026-08-11T21:34:00Z"/>
          <w:b/>
          <w:highlight w:val="yellow"/>
        </w:rPr>
        <w:pPrChange w:id="322" w:author="Jon Cox" w:date="2026-08-11T14:51:00Z" w16du:dateUtc="2026-08-11T21:51:00Z">
          <w:pPr>
            <w:pStyle w:val="ListParagraph"/>
            <w:numPr>
              <w:numId w:val="9"/>
            </w:numPr>
            <w:ind w:left="1080" w:hanging="360"/>
            <w:jc w:val="both"/>
          </w:pPr>
        </w:pPrChange>
      </w:pPr>
      <w:del w:id="323" w:author="Jon Cox" w:date="2026-08-11T14:34:00Z" w16du:dateUtc="2026-08-11T21:34:00Z">
        <w:r w:rsidRPr="00303D1E" w:rsidDel="0091435A">
          <w:rPr>
            <w:highlight w:val="yellow"/>
          </w:rPr>
          <w:delText>Scoreboards and scoreboard support structures</w:delText>
        </w:r>
      </w:del>
    </w:p>
    <w:p w14:paraId="4B773981" w14:textId="19054E2D" w:rsidR="00A46CB0" w:rsidRPr="009A2F44" w:rsidDel="0091435A" w:rsidRDefault="0023208A">
      <w:pPr>
        <w:pStyle w:val="ListParagraph"/>
        <w:rPr>
          <w:del w:id="324" w:author="Jon Cox" w:date="2026-08-11T14:34:00Z" w16du:dateUtc="2026-08-11T21:34:00Z"/>
          <w:b/>
          <w:highlight w:val="yellow"/>
        </w:rPr>
        <w:pPrChange w:id="325" w:author="Jon Cox" w:date="2026-08-11T14:51:00Z" w16du:dateUtc="2026-08-11T21:51:00Z">
          <w:pPr>
            <w:pStyle w:val="ListParagraph"/>
            <w:numPr>
              <w:numId w:val="9"/>
            </w:numPr>
            <w:ind w:left="1080" w:hanging="360"/>
            <w:jc w:val="both"/>
          </w:pPr>
        </w:pPrChange>
      </w:pPr>
      <w:del w:id="326" w:author="Jon Cox" w:date="2026-08-11T14:34:00Z" w16du:dateUtc="2026-08-11T21:34:00Z">
        <w:r w:rsidRPr="00303D1E" w:rsidDel="0091435A">
          <w:rPr>
            <w:highlight w:val="yellow"/>
          </w:rPr>
          <w:delText>Flagpoles and flags</w:delText>
        </w:r>
      </w:del>
    </w:p>
    <w:p w14:paraId="37E5DBFC" w14:textId="7B94C5CC" w:rsidR="00A46CB0" w:rsidRPr="009A2F44" w:rsidRDefault="0023208A" w:rsidP="00FA3557">
      <w:pPr>
        <w:pStyle w:val="ListParagraph"/>
        <w:numPr>
          <w:ilvl w:val="0"/>
          <w:numId w:val="9"/>
        </w:numPr>
        <w:jc w:val="both"/>
        <w:rPr>
          <w:b/>
          <w:highlight w:val="yellow"/>
        </w:rPr>
      </w:pPr>
      <w:del w:id="327" w:author="Jon Cox" w:date="2026-08-11T14:34:00Z" w16du:dateUtc="2026-08-11T21:34:00Z">
        <w:r w:rsidRPr="00303D1E" w:rsidDel="0091435A">
          <w:rPr>
            <w:highlight w:val="yellow"/>
          </w:rPr>
          <w:delText>Marker boards and visual display units under Section 10 1100</w:delText>
        </w:r>
      </w:del>
      <w:commentRangeEnd w:id="300"/>
      <w:r w:rsidR="0091435A" w:rsidRPr="009A2F44">
        <w:rPr>
          <w:rStyle w:val="CommentReference"/>
          <w:b/>
          <w:sz w:val="22"/>
          <w:szCs w:val="24"/>
          <w:highlight w:val="yellow"/>
        </w:rPr>
        <w:commentReference w:id="300"/>
      </w:r>
    </w:p>
    <w:sectPr w:rsidR="00A46CB0" w:rsidRPr="009A2F44" w:rsidSect="009D69DA">
      <w:headerReference w:type="default" r:id="rId12"/>
      <w:footerReference w:type="default" r:id="rId13"/>
      <w:headerReference w:type="first" r:id="rId14"/>
      <w:footerReference w:type="first" r:id="rId15"/>
      <w:pgSz w:w="12240" w:h="15840" w:code="1"/>
      <w:pgMar w:top="1440" w:right="720" w:bottom="720" w:left="720" w:header="720"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 Cox" w:date="2026-08-11T14:06:00Z" w:initials="JC">
    <w:p w14:paraId="13019D2C" w14:textId="77777777" w:rsidR="000B1210" w:rsidRDefault="000B1210" w:rsidP="000B1210">
      <w:pPr>
        <w:pStyle w:val="CommentText"/>
      </w:pPr>
      <w:r>
        <w:rPr>
          <w:rStyle w:val="CommentReference"/>
        </w:rPr>
        <w:annotationRef/>
      </w:r>
      <w:r>
        <w:t>Alignment to be Left, not justified</w:t>
      </w:r>
    </w:p>
  </w:comment>
  <w:comment w:id="9" w:author="Jon Cox" w:date="2026-08-11T14:09:00Z" w:initials="JC">
    <w:p w14:paraId="694AD48A" w14:textId="77777777" w:rsidR="000557EF" w:rsidRDefault="000557EF" w:rsidP="000557EF">
      <w:pPr>
        <w:pStyle w:val="CommentText"/>
      </w:pPr>
      <w:r>
        <w:rPr>
          <w:rStyle w:val="CommentReference"/>
        </w:rPr>
        <w:annotationRef/>
      </w:r>
      <w:r>
        <w:t>This paragraph must remain.</w:t>
      </w:r>
    </w:p>
  </w:comment>
  <w:comment w:id="7" w:author="Jon Cox" w:date="2026-08-11T14:53:00Z" w:initials="JC">
    <w:p w14:paraId="41F377C5" w14:textId="77777777" w:rsidR="00E05287" w:rsidRDefault="00E05287" w:rsidP="00E05287">
      <w:pPr>
        <w:pStyle w:val="CommentText"/>
      </w:pPr>
      <w:r>
        <w:rPr>
          <w:rStyle w:val="CommentReference"/>
        </w:rPr>
        <w:annotationRef/>
      </w:r>
      <w:r>
        <w:t>These shall remain in all Attachment A’s.</w:t>
      </w:r>
    </w:p>
  </w:comment>
  <w:comment w:id="13" w:author="Jon Cox" w:date="2026-08-11T14:10:00Z" w:initials="JC">
    <w:p w14:paraId="184D2D75" w14:textId="77777777" w:rsidR="00E47E67" w:rsidRDefault="007C33DC" w:rsidP="00E47E67">
      <w:pPr>
        <w:pStyle w:val="CommentText"/>
      </w:pPr>
      <w:r>
        <w:rPr>
          <w:rStyle w:val="CommentReference"/>
        </w:rPr>
        <w:annotationRef/>
      </w:r>
      <w:r w:rsidR="00E47E67">
        <w:t>This should not be bold. Change text to Black.</w:t>
      </w:r>
    </w:p>
  </w:comment>
  <w:comment w:id="35" w:author="Jon Cox" w:date="2026-08-11T14:32:00Z" w:initials="JC">
    <w:p w14:paraId="1BD175F0" w14:textId="77777777" w:rsidR="00D87C75" w:rsidRDefault="00D87C75" w:rsidP="00D87C75">
      <w:pPr>
        <w:pStyle w:val="CommentText"/>
      </w:pPr>
      <w:r>
        <w:rPr>
          <w:rStyle w:val="CommentReference"/>
        </w:rPr>
        <w:annotationRef/>
      </w:r>
      <w:r>
        <w:t xml:space="preserve">These are deleted because it is duplicate information from the drawings and specifications. </w:t>
      </w:r>
    </w:p>
  </w:comment>
  <w:comment w:id="45" w:author="Jon Cox" w:date="2026-08-11T14:33:00Z" w:initials="JC">
    <w:p w14:paraId="749348BF" w14:textId="77777777" w:rsidR="00831EB3" w:rsidRDefault="00831EB3" w:rsidP="00831EB3">
      <w:pPr>
        <w:pStyle w:val="CommentText"/>
      </w:pPr>
      <w:r>
        <w:rPr>
          <w:rStyle w:val="CommentReference"/>
        </w:rPr>
        <w:annotationRef/>
      </w:r>
      <w:r>
        <w:t>This remains because specifications only include interior signage and no specs for exterior signs.</w:t>
      </w:r>
    </w:p>
  </w:comment>
  <w:comment w:id="80" w:author="Jon Cox" w:date="2026-08-11T14:10:00Z" w:initials="JC">
    <w:p w14:paraId="18B08558" w14:textId="77777777" w:rsidR="001E1305" w:rsidRDefault="001E1305" w:rsidP="007C33DC">
      <w:pPr>
        <w:pStyle w:val="CommentText"/>
      </w:pPr>
      <w:r>
        <w:rPr>
          <w:rStyle w:val="CommentReference"/>
        </w:rPr>
        <w:annotationRef/>
      </w:r>
      <w:r>
        <w:t>This should not be bold.</w:t>
      </w:r>
    </w:p>
  </w:comment>
  <w:comment w:id="142" w:author="Jon Cox" w:date="2026-08-11T14:10:00Z" w:initials="JC">
    <w:p w14:paraId="7D3826AF" w14:textId="6FF34A94" w:rsidR="0039077A" w:rsidRDefault="0039077A" w:rsidP="007C33DC">
      <w:pPr>
        <w:pStyle w:val="CommentText"/>
      </w:pPr>
      <w:r>
        <w:rPr>
          <w:rStyle w:val="CommentReference"/>
        </w:rPr>
        <w:annotationRef/>
      </w:r>
      <w:r>
        <w:t>This should not be bold.</w:t>
      </w:r>
    </w:p>
  </w:comment>
  <w:comment w:id="178" w:author="Jon Cox" w:date="2026-08-11T14:39:00Z" w:initials="JC">
    <w:p w14:paraId="77FD8EF4" w14:textId="77777777" w:rsidR="002234F5" w:rsidRDefault="002234F5" w:rsidP="002234F5">
      <w:pPr>
        <w:pStyle w:val="CommentText"/>
      </w:pPr>
      <w:r>
        <w:rPr>
          <w:rStyle w:val="CommentReference"/>
        </w:rPr>
        <w:annotationRef/>
      </w:r>
      <w:r>
        <w:t>Duplicate info.  These are already stated in the Specifications</w:t>
      </w:r>
    </w:p>
  </w:comment>
  <w:comment w:id="221" w:author="Jon Cox" w:date="2026-08-11T14:38:00Z" w:initials="JC">
    <w:p w14:paraId="7482389D" w14:textId="77777777" w:rsidR="00E3580B" w:rsidRDefault="00E3580B" w:rsidP="00E3580B">
      <w:pPr>
        <w:pStyle w:val="CommentText"/>
      </w:pPr>
      <w:r>
        <w:rPr>
          <w:rStyle w:val="CommentReference"/>
        </w:rPr>
        <w:annotationRef/>
      </w:r>
      <w:r>
        <w:t>Duplicate terms.  These are all covered in the Terms &amp; Conditions of the Subcontract Agreement.</w:t>
      </w:r>
    </w:p>
  </w:comment>
  <w:comment w:id="240" w:author="Jon Cox" w:date="2026-08-11T14:37:00Z" w:initials="JC">
    <w:p w14:paraId="679372B6" w14:textId="77777777" w:rsidR="00E3580B" w:rsidRDefault="00E3580B" w:rsidP="00E3580B">
      <w:pPr>
        <w:pStyle w:val="CommentText"/>
      </w:pPr>
      <w:r>
        <w:rPr>
          <w:rStyle w:val="CommentReference"/>
        </w:rPr>
        <w:annotationRef/>
      </w:r>
      <w:r>
        <w:t>Mobilizations already addressed in section below. Duplicate info</w:t>
      </w:r>
    </w:p>
  </w:comment>
  <w:comment w:id="245" w:author="Jon Cox" w:date="2026-08-11T14:44:00Z" w:initials="JC">
    <w:p w14:paraId="0B843DAE" w14:textId="77777777" w:rsidR="009B118F" w:rsidRDefault="009B118F" w:rsidP="009B118F">
      <w:pPr>
        <w:pStyle w:val="CommentText"/>
      </w:pPr>
      <w:r>
        <w:rPr>
          <w:rStyle w:val="CommentReference"/>
        </w:rPr>
        <w:annotationRef/>
      </w:r>
      <w:r>
        <w:t>Only list Section Number and Description</w:t>
      </w:r>
    </w:p>
  </w:comment>
  <w:comment w:id="295" w:author="Jon Cox" w:date="2026-08-11T14:35:00Z" w:initials="JC">
    <w:p w14:paraId="7ED4C415" w14:textId="77777777" w:rsidR="0091435A" w:rsidRDefault="0091435A" w:rsidP="0091435A">
      <w:pPr>
        <w:pStyle w:val="CommentText"/>
      </w:pPr>
      <w:r>
        <w:rPr>
          <w:rStyle w:val="CommentReference"/>
        </w:rPr>
        <w:annotationRef/>
      </w:r>
      <w:r>
        <w:t>I kept this because this would typically be included by the signage sub</w:t>
      </w:r>
    </w:p>
  </w:comment>
  <w:comment w:id="300" w:author="Jon Cox" w:date="2026-08-11T14:35:00Z" w:initials="JC">
    <w:p w14:paraId="2A411CCE" w14:textId="77777777" w:rsidR="0091435A" w:rsidRDefault="0091435A" w:rsidP="0091435A">
      <w:pPr>
        <w:pStyle w:val="CommentText"/>
      </w:pPr>
      <w:r>
        <w:rPr>
          <w:rStyle w:val="CommentReference"/>
        </w:rPr>
        <w:annotationRef/>
      </w:r>
      <w:r>
        <w:t>I generally don’t list anything under exclusions unless the sub specifically asks for them to be listed. But I start with no listings.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19D2C" w15:done="0"/>
  <w15:commentEx w15:paraId="694AD48A" w15:done="0"/>
  <w15:commentEx w15:paraId="41F377C5" w15:done="0"/>
  <w15:commentEx w15:paraId="184D2D75" w15:done="0"/>
  <w15:commentEx w15:paraId="1BD175F0" w15:done="0"/>
  <w15:commentEx w15:paraId="749348BF" w15:done="0"/>
  <w15:commentEx w15:paraId="18B08558" w15:done="0"/>
  <w15:commentEx w15:paraId="7D3826AF" w15:done="0"/>
  <w15:commentEx w15:paraId="77FD8EF4" w15:done="0"/>
  <w15:commentEx w15:paraId="7482389D" w15:done="0"/>
  <w15:commentEx w15:paraId="679372B6" w15:done="0"/>
  <w15:commentEx w15:paraId="0B843DAE" w15:done="0"/>
  <w15:commentEx w15:paraId="7ED4C415" w15:done="0"/>
  <w15:commentEx w15:paraId="2A411C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544D5D" w16cex:dateUtc="2026-08-11T21:06:00Z"/>
  <w16cex:commentExtensible w16cex:durableId="3A9B6BFF" w16cex:dateUtc="2026-08-11T21:09:00Z"/>
  <w16cex:commentExtensible w16cex:durableId="08B75783" w16cex:dateUtc="2026-08-11T21:53:00Z"/>
  <w16cex:commentExtensible w16cex:durableId="53CCCFB1" w16cex:dateUtc="2026-08-11T21:10:00Z"/>
  <w16cex:commentExtensible w16cex:durableId="377CD3CE" w16cex:dateUtc="2026-08-11T21:32:00Z"/>
  <w16cex:commentExtensible w16cex:durableId="689672F2" w16cex:dateUtc="2026-08-11T21:33:00Z"/>
  <w16cex:commentExtensible w16cex:durableId="57249E83" w16cex:dateUtc="2026-08-11T21:10:00Z"/>
  <w16cex:commentExtensible w16cex:durableId="6F38779C" w16cex:dateUtc="2026-08-11T21:10:00Z"/>
  <w16cex:commentExtensible w16cex:durableId="030EE9F8" w16cex:dateUtc="2026-08-11T21:39:00Z"/>
  <w16cex:commentExtensible w16cex:durableId="6F000BEB" w16cex:dateUtc="2026-08-11T21:38:00Z"/>
  <w16cex:commentExtensible w16cex:durableId="336E600A" w16cex:dateUtc="2026-08-11T21:37:00Z"/>
  <w16cex:commentExtensible w16cex:durableId="1E7B8ABB" w16cex:dateUtc="2026-08-11T21:44:00Z"/>
  <w16cex:commentExtensible w16cex:durableId="07426BAA" w16cex:dateUtc="2026-08-11T21:35:00Z"/>
  <w16cex:commentExtensible w16cex:durableId="74D8C0B3" w16cex:dateUtc="2026-08-11T2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19D2C" w16cid:durableId="45544D5D"/>
  <w16cid:commentId w16cid:paraId="694AD48A" w16cid:durableId="3A9B6BFF"/>
  <w16cid:commentId w16cid:paraId="41F377C5" w16cid:durableId="08B75783"/>
  <w16cid:commentId w16cid:paraId="184D2D75" w16cid:durableId="53CCCFB1"/>
  <w16cid:commentId w16cid:paraId="1BD175F0" w16cid:durableId="377CD3CE"/>
  <w16cid:commentId w16cid:paraId="749348BF" w16cid:durableId="689672F2"/>
  <w16cid:commentId w16cid:paraId="18B08558" w16cid:durableId="57249E83"/>
  <w16cid:commentId w16cid:paraId="7D3826AF" w16cid:durableId="6F38779C"/>
  <w16cid:commentId w16cid:paraId="77FD8EF4" w16cid:durableId="030EE9F8"/>
  <w16cid:commentId w16cid:paraId="7482389D" w16cid:durableId="6F000BEB"/>
  <w16cid:commentId w16cid:paraId="679372B6" w16cid:durableId="336E600A"/>
  <w16cid:commentId w16cid:paraId="0B843DAE" w16cid:durableId="1E7B8ABB"/>
  <w16cid:commentId w16cid:paraId="7ED4C415" w16cid:durableId="07426BAA"/>
  <w16cid:commentId w16cid:paraId="2A411CCE" w16cid:durableId="74D8C0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60AB" w14:textId="77777777" w:rsidR="0091057E" w:rsidRDefault="0091057E" w:rsidP="00D60FB0">
      <w:r>
        <w:separator/>
      </w:r>
    </w:p>
  </w:endnote>
  <w:endnote w:type="continuationSeparator" w:id="0">
    <w:p w14:paraId="0582A6B4" w14:textId="77777777" w:rsidR="0091057E" w:rsidRDefault="0091057E"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DECE" w14:textId="77777777" w:rsidR="0091057E" w:rsidRDefault="0091057E" w:rsidP="00D60FB0">
      <w:r>
        <w:separator/>
      </w:r>
    </w:p>
  </w:footnote>
  <w:footnote w:type="continuationSeparator" w:id="0">
    <w:p w14:paraId="275ACDC3" w14:textId="77777777" w:rsidR="0091057E" w:rsidRDefault="0091057E"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3D7248"/>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19"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2" w15:restartNumberingAfterBreak="0">
    <w:nsid w:val="71E94CE8"/>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5"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3"/>
  </w:num>
  <w:num w:numId="11" w16cid:durableId="1832527934">
    <w:abstractNumId w:val="19"/>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5"/>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6"/>
  </w:num>
  <w:num w:numId="24" w16cid:durableId="2129349571">
    <w:abstractNumId w:val="13"/>
  </w:num>
  <w:num w:numId="25" w16cid:durableId="1800881566">
    <w:abstractNumId w:val="24"/>
  </w:num>
  <w:num w:numId="26" w16cid:durableId="546725927">
    <w:abstractNumId w:val="20"/>
  </w:num>
  <w:num w:numId="27" w16cid:durableId="1713727284">
    <w:abstractNumId w:val="21"/>
  </w:num>
  <w:num w:numId="28" w16cid:durableId="152111537">
    <w:abstractNumId w:val="2"/>
  </w:num>
  <w:num w:numId="29" w16cid:durableId="351611284">
    <w:abstractNumId w:val="18"/>
  </w:num>
  <w:num w:numId="30" w16cid:durableId="494414582">
    <w:abstractNumId w:val="2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Cox">
    <w15:presenceInfo w15:providerId="AD" w15:userId="S::joncox@coreconstruction.com::670fc6a6-bf3c-4286-bdc8-7d59cde58c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65EE"/>
    <w:rsid w:val="000274BF"/>
    <w:rsid w:val="00032405"/>
    <w:rsid w:val="000354F5"/>
    <w:rsid w:val="000441C6"/>
    <w:rsid w:val="00045CD2"/>
    <w:rsid w:val="000469E3"/>
    <w:rsid w:val="00050A2A"/>
    <w:rsid w:val="00053806"/>
    <w:rsid w:val="00054331"/>
    <w:rsid w:val="000557EF"/>
    <w:rsid w:val="000621D0"/>
    <w:rsid w:val="00064534"/>
    <w:rsid w:val="00065DC1"/>
    <w:rsid w:val="00077A72"/>
    <w:rsid w:val="000816D8"/>
    <w:rsid w:val="0008378B"/>
    <w:rsid w:val="00086D12"/>
    <w:rsid w:val="00086EF5"/>
    <w:rsid w:val="0009044B"/>
    <w:rsid w:val="0009460D"/>
    <w:rsid w:val="0009483D"/>
    <w:rsid w:val="000A0FB5"/>
    <w:rsid w:val="000B1210"/>
    <w:rsid w:val="000B3AFD"/>
    <w:rsid w:val="000B6852"/>
    <w:rsid w:val="000C054A"/>
    <w:rsid w:val="000C2E3F"/>
    <w:rsid w:val="000C3E11"/>
    <w:rsid w:val="000C5ED6"/>
    <w:rsid w:val="000C6510"/>
    <w:rsid w:val="000D2888"/>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16F"/>
    <w:rsid w:val="00136375"/>
    <w:rsid w:val="00137829"/>
    <w:rsid w:val="0014305F"/>
    <w:rsid w:val="00144099"/>
    <w:rsid w:val="0014726A"/>
    <w:rsid w:val="00150CF2"/>
    <w:rsid w:val="0015655A"/>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149F"/>
    <w:rsid w:val="001C4728"/>
    <w:rsid w:val="001C49F4"/>
    <w:rsid w:val="001C511E"/>
    <w:rsid w:val="001D0B54"/>
    <w:rsid w:val="001D29FE"/>
    <w:rsid w:val="001E00E5"/>
    <w:rsid w:val="001E1305"/>
    <w:rsid w:val="001E33AF"/>
    <w:rsid w:val="001E67B7"/>
    <w:rsid w:val="001F0BC6"/>
    <w:rsid w:val="001F2D9A"/>
    <w:rsid w:val="001F50E8"/>
    <w:rsid w:val="001F5FA0"/>
    <w:rsid w:val="00201153"/>
    <w:rsid w:val="00201C48"/>
    <w:rsid w:val="00202839"/>
    <w:rsid w:val="00202942"/>
    <w:rsid w:val="00203A59"/>
    <w:rsid w:val="002066E8"/>
    <w:rsid w:val="00214820"/>
    <w:rsid w:val="002234F5"/>
    <w:rsid w:val="00227B6B"/>
    <w:rsid w:val="00230CA0"/>
    <w:rsid w:val="0023208A"/>
    <w:rsid w:val="00232474"/>
    <w:rsid w:val="00232E53"/>
    <w:rsid w:val="002461F0"/>
    <w:rsid w:val="00247C56"/>
    <w:rsid w:val="002508BD"/>
    <w:rsid w:val="00251763"/>
    <w:rsid w:val="002527B4"/>
    <w:rsid w:val="00255FE6"/>
    <w:rsid w:val="00256E74"/>
    <w:rsid w:val="00262521"/>
    <w:rsid w:val="00262F88"/>
    <w:rsid w:val="00264211"/>
    <w:rsid w:val="00272194"/>
    <w:rsid w:val="00274E7C"/>
    <w:rsid w:val="00276F5D"/>
    <w:rsid w:val="00282D51"/>
    <w:rsid w:val="0028631C"/>
    <w:rsid w:val="002903C7"/>
    <w:rsid w:val="00291D56"/>
    <w:rsid w:val="00294495"/>
    <w:rsid w:val="00294D3F"/>
    <w:rsid w:val="002951D8"/>
    <w:rsid w:val="0029553B"/>
    <w:rsid w:val="00297430"/>
    <w:rsid w:val="002B3F98"/>
    <w:rsid w:val="002B5E8D"/>
    <w:rsid w:val="002B6EEB"/>
    <w:rsid w:val="002B71FB"/>
    <w:rsid w:val="002C04E6"/>
    <w:rsid w:val="002C0C0B"/>
    <w:rsid w:val="002C1DE4"/>
    <w:rsid w:val="002C4EA1"/>
    <w:rsid w:val="002C63BE"/>
    <w:rsid w:val="002C6E34"/>
    <w:rsid w:val="002C7684"/>
    <w:rsid w:val="002D4889"/>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077A"/>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21"/>
    <w:rsid w:val="003F5DBF"/>
    <w:rsid w:val="003F5F1E"/>
    <w:rsid w:val="00400DD8"/>
    <w:rsid w:val="0041797E"/>
    <w:rsid w:val="00421051"/>
    <w:rsid w:val="004236ED"/>
    <w:rsid w:val="00427C19"/>
    <w:rsid w:val="00432665"/>
    <w:rsid w:val="00435DAF"/>
    <w:rsid w:val="0044142C"/>
    <w:rsid w:val="0044198E"/>
    <w:rsid w:val="00443F19"/>
    <w:rsid w:val="004441D9"/>
    <w:rsid w:val="004468E0"/>
    <w:rsid w:val="00450784"/>
    <w:rsid w:val="00452606"/>
    <w:rsid w:val="00453D72"/>
    <w:rsid w:val="00465626"/>
    <w:rsid w:val="00465925"/>
    <w:rsid w:val="00473832"/>
    <w:rsid w:val="00474EB8"/>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37FDA"/>
    <w:rsid w:val="00654199"/>
    <w:rsid w:val="00655116"/>
    <w:rsid w:val="00664EE6"/>
    <w:rsid w:val="00666E06"/>
    <w:rsid w:val="00667909"/>
    <w:rsid w:val="006753E0"/>
    <w:rsid w:val="00675CD3"/>
    <w:rsid w:val="00676780"/>
    <w:rsid w:val="006824E3"/>
    <w:rsid w:val="0068256D"/>
    <w:rsid w:val="00684F6D"/>
    <w:rsid w:val="006856C0"/>
    <w:rsid w:val="00697912"/>
    <w:rsid w:val="00697EAA"/>
    <w:rsid w:val="006A1C5C"/>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674F"/>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A6883"/>
    <w:rsid w:val="007B4813"/>
    <w:rsid w:val="007B4FB0"/>
    <w:rsid w:val="007C0EC6"/>
    <w:rsid w:val="007C33DC"/>
    <w:rsid w:val="007C5589"/>
    <w:rsid w:val="007D3012"/>
    <w:rsid w:val="007D39AF"/>
    <w:rsid w:val="007D69EC"/>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1EB3"/>
    <w:rsid w:val="00833366"/>
    <w:rsid w:val="00835258"/>
    <w:rsid w:val="00836220"/>
    <w:rsid w:val="0084089A"/>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A48D3"/>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057E"/>
    <w:rsid w:val="00911630"/>
    <w:rsid w:val="0091435A"/>
    <w:rsid w:val="009171E4"/>
    <w:rsid w:val="00920B93"/>
    <w:rsid w:val="0092347B"/>
    <w:rsid w:val="00923A15"/>
    <w:rsid w:val="00931F7F"/>
    <w:rsid w:val="00934550"/>
    <w:rsid w:val="00937C50"/>
    <w:rsid w:val="0094059E"/>
    <w:rsid w:val="00940683"/>
    <w:rsid w:val="00942139"/>
    <w:rsid w:val="00942EAA"/>
    <w:rsid w:val="00945C53"/>
    <w:rsid w:val="009524F3"/>
    <w:rsid w:val="00956C67"/>
    <w:rsid w:val="009571F5"/>
    <w:rsid w:val="00962085"/>
    <w:rsid w:val="0096494B"/>
    <w:rsid w:val="00965559"/>
    <w:rsid w:val="0097463A"/>
    <w:rsid w:val="00975655"/>
    <w:rsid w:val="009774FA"/>
    <w:rsid w:val="00996E83"/>
    <w:rsid w:val="009A2F44"/>
    <w:rsid w:val="009A6569"/>
    <w:rsid w:val="009A6887"/>
    <w:rsid w:val="009B0CEE"/>
    <w:rsid w:val="009B117C"/>
    <w:rsid w:val="009B118F"/>
    <w:rsid w:val="009B5429"/>
    <w:rsid w:val="009C345F"/>
    <w:rsid w:val="009D0DC3"/>
    <w:rsid w:val="009D0FB9"/>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5AF"/>
    <w:rsid w:val="00A46CB0"/>
    <w:rsid w:val="00A47936"/>
    <w:rsid w:val="00A47DED"/>
    <w:rsid w:val="00A51F24"/>
    <w:rsid w:val="00A51F2F"/>
    <w:rsid w:val="00A5489B"/>
    <w:rsid w:val="00A6384E"/>
    <w:rsid w:val="00A663B0"/>
    <w:rsid w:val="00A70B49"/>
    <w:rsid w:val="00A73476"/>
    <w:rsid w:val="00A75723"/>
    <w:rsid w:val="00A85513"/>
    <w:rsid w:val="00A8559B"/>
    <w:rsid w:val="00A907DF"/>
    <w:rsid w:val="00A95102"/>
    <w:rsid w:val="00A95F87"/>
    <w:rsid w:val="00A960DC"/>
    <w:rsid w:val="00A96BFE"/>
    <w:rsid w:val="00AA1723"/>
    <w:rsid w:val="00AA1916"/>
    <w:rsid w:val="00AA35A9"/>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A291A"/>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03348"/>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E7D74"/>
    <w:rsid w:val="00CF5928"/>
    <w:rsid w:val="00CF761E"/>
    <w:rsid w:val="00D03AD7"/>
    <w:rsid w:val="00D0574B"/>
    <w:rsid w:val="00D06813"/>
    <w:rsid w:val="00D10F22"/>
    <w:rsid w:val="00D169B2"/>
    <w:rsid w:val="00D179AA"/>
    <w:rsid w:val="00D20249"/>
    <w:rsid w:val="00D246C9"/>
    <w:rsid w:val="00D31506"/>
    <w:rsid w:val="00D31C4E"/>
    <w:rsid w:val="00D32262"/>
    <w:rsid w:val="00D32593"/>
    <w:rsid w:val="00D34098"/>
    <w:rsid w:val="00D34C50"/>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87C75"/>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5287"/>
    <w:rsid w:val="00E0642D"/>
    <w:rsid w:val="00E14DF9"/>
    <w:rsid w:val="00E20D05"/>
    <w:rsid w:val="00E20D91"/>
    <w:rsid w:val="00E21A72"/>
    <w:rsid w:val="00E22D9A"/>
    <w:rsid w:val="00E340BC"/>
    <w:rsid w:val="00E3580B"/>
    <w:rsid w:val="00E46112"/>
    <w:rsid w:val="00E46A66"/>
    <w:rsid w:val="00E46D23"/>
    <w:rsid w:val="00E47E67"/>
    <w:rsid w:val="00E51D4C"/>
    <w:rsid w:val="00E53A2C"/>
    <w:rsid w:val="00E567C3"/>
    <w:rsid w:val="00E567F5"/>
    <w:rsid w:val="00E57666"/>
    <w:rsid w:val="00E62FDA"/>
    <w:rsid w:val="00E633EE"/>
    <w:rsid w:val="00E63625"/>
    <w:rsid w:val="00E6554E"/>
    <w:rsid w:val="00E7468E"/>
    <w:rsid w:val="00E80F23"/>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7C9"/>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059"/>
    <w:rsid w:val="00F67AB2"/>
    <w:rsid w:val="00F7097B"/>
    <w:rsid w:val="00F71756"/>
    <w:rsid w:val="00F71B92"/>
    <w:rsid w:val="00F83B4F"/>
    <w:rsid w:val="00F845B4"/>
    <w:rsid w:val="00F87BB1"/>
    <w:rsid w:val="00F91CC7"/>
    <w:rsid w:val="00F91F11"/>
    <w:rsid w:val="00F91FD3"/>
    <w:rsid w:val="00F92E8A"/>
    <w:rsid w:val="00F96213"/>
    <w:rsid w:val="00FA3557"/>
    <w:rsid w:val="00FA41C3"/>
    <w:rsid w:val="00FA6A1F"/>
    <w:rsid w:val="00FB40FE"/>
    <w:rsid w:val="00FB47F7"/>
    <w:rsid w:val="00FB4904"/>
    <w:rsid w:val="00FC3EE2"/>
    <w:rsid w:val="00FC59EE"/>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0B1210"/>
    <w:rPr>
      <w:sz w:val="16"/>
      <w:szCs w:val="16"/>
    </w:rPr>
  </w:style>
  <w:style w:type="paragraph" w:styleId="CommentText">
    <w:name w:val="annotation text"/>
    <w:basedOn w:val="Normal"/>
    <w:link w:val="CommentTextChar"/>
    <w:uiPriority w:val="99"/>
    <w:unhideWhenUsed/>
    <w:rsid w:val="000B1210"/>
    <w:rPr>
      <w:sz w:val="20"/>
      <w:szCs w:val="20"/>
    </w:rPr>
  </w:style>
  <w:style w:type="character" w:customStyle="1" w:styleId="CommentTextChar">
    <w:name w:val="Comment Text Char"/>
    <w:basedOn w:val="DefaultParagraphFont"/>
    <w:link w:val="CommentText"/>
    <w:uiPriority w:val="99"/>
    <w:rsid w:val="000B12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B1210"/>
    <w:rPr>
      <w:b/>
      <w:bCs/>
    </w:rPr>
  </w:style>
  <w:style w:type="character" w:customStyle="1" w:styleId="CommentSubjectChar">
    <w:name w:val="Comment Subject Char"/>
    <w:basedOn w:val="CommentTextChar"/>
    <w:link w:val="CommentSubject"/>
    <w:uiPriority w:val="99"/>
    <w:semiHidden/>
    <w:rsid w:val="000B121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04-15-13.dotx</Template>
  <TotalTime>71</TotalTime>
  <Pages>5</Pages>
  <Words>2252</Words>
  <Characters>12300</Characters>
  <Application>Microsoft Office Word</Application>
  <DocSecurity>0</DocSecurity>
  <Lines>241</Lines>
  <Paragraphs>115</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Jon Cox</cp:lastModifiedBy>
  <cp:revision>61</cp:revision>
  <cp:lastPrinted>2019-03-28T22:44:00Z</cp:lastPrinted>
  <dcterms:created xsi:type="dcterms:W3CDTF">2025-05-09T15:55:00Z</dcterms:created>
  <dcterms:modified xsi:type="dcterms:W3CDTF">2026-08-11T21:55:00Z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